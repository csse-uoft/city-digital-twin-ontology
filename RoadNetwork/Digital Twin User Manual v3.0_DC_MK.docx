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5B494" w14:textId="083BED04" w:rsidR="005F70F0" w:rsidRPr="001B5578" w:rsidRDefault="00AD54A9" w:rsidP="5C16F8FB">
      <w:pPr>
        <w:pStyle w:val="Title"/>
        <w:jc w:val="center"/>
        <w:rPr>
          <w:rFonts w:ascii="Calibri" w:eastAsia="Calibri" w:hAnsi="Calibri" w:cs="Calibri"/>
          <w:color w:val="000000" w:themeColor="text1"/>
          <w:sz w:val="32"/>
          <w:szCs w:val="32"/>
        </w:rPr>
      </w:pPr>
      <w:bookmarkStart w:id="0" w:name="_Hlk199437044"/>
      <w:bookmarkEnd w:id="0"/>
      <w:r w:rsidRPr="001B5578">
        <w:t>General</w:t>
      </w:r>
      <w:r w:rsidR="000C5A91" w:rsidRPr="001B5578">
        <w:t xml:space="preserve"> </w:t>
      </w:r>
      <w:r w:rsidR="09089346" w:rsidRPr="001B5578">
        <w:t>City Digital Twin</w:t>
      </w:r>
      <w:r w:rsidRPr="001B5578">
        <w:br/>
      </w:r>
      <w:r w:rsidR="45A413D0" w:rsidRPr="001B5578">
        <w:t>User Manual</w:t>
      </w:r>
    </w:p>
    <w:p w14:paraId="7AD07977" w14:textId="1F8CFC5B" w:rsidR="00B0481A" w:rsidRPr="00B0481A" w:rsidRDefault="45A413D0" w:rsidP="00B0481A">
      <w:pPr>
        <w:spacing w:line="259" w:lineRule="auto"/>
        <w:jc w:val="center"/>
        <w:rPr>
          <w:rFonts w:ascii="Calibri" w:eastAsia="Calibri" w:hAnsi="Calibri" w:cs="Calibri"/>
          <w:b/>
          <w:bCs/>
          <w:color w:val="000000" w:themeColor="text1"/>
          <w:sz w:val="22"/>
          <w:szCs w:val="22"/>
          <w:rPrChange w:id="1" w:author="Divnoor Pal Chatha" w:date="2025-06-25T14:29:00Z" w16du:dateUtc="2025-06-25T18:29:00Z">
            <w:rPr>
              <w:rFonts w:ascii="Calibri" w:eastAsia="Calibri" w:hAnsi="Calibri" w:cs="Calibri"/>
              <w:color w:val="000000" w:themeColor="text1"/>
              <w:sz w:val="22"/>
              <w:szCs w:val="22"/>
            </w:rPr>
          </w:rPrChange>
        </w:rPr>
      </w:pPr>
      <w:r w:rsidRPr="001B5578">
        <w:rPr>
          <w:rFonts w:ascii="Calibri" w:eastAsia="Calibri" w:hAnsi="Calibri" w:cs="Calibri"/>
          <w:b/>
          <w:bCs/>
          <w:color w:val="000000" w:themeColor="text1"/>
          <w:sz w:val="22"/>
          <w:szCs w:val="22"/>
        </w:rPr>
        <w:t>Anderson Wong</w:t>
      </w:r>
      <w:ins w:id="2" w:author="Divnoor Pal Chatha" w:date="2025-06-25T14:29:00Z" w16du:dateUtc="2025-06-25T18:29:00Z">
        <w:r w:rsidR="00B0481A">
          <w:rPr>
            <w:rFonts w:ascii="Calibri" w:eastAsia="Calibri" w:hAnsi="Calibri" w:cs="Calibri"/>
            <w:b/>
            <w:bCs/>
            <w:color w:val="000000" w:themeColor="text1"/>
            <w:sz w:val="22"/>
            <w:szCs w:val="22"/>
          </w:rPr>
          <w:t>,</w:t>
        </w:r>
      </w:ins>
      <w:ins w:id="3" w:author="Divnoor Pal Chatha" w:date="2025-06-25T14:30:00Z" w16du:dateUtc="2025-06-25T18:30:00Z">
        <w:r w:rsidR="00B0481A">
          <w:rPr>
            <w:rFonts w:ascii="Calibri" w:eastAsia="Calibri" w:hAnsi="Calibri" w:cs="Calibri"/>
            <w:b/>
            <w:bCs/>
            <w:color w:val="000000" w:themeColor="text1"/>
            <w:sz w:val="22"/>
            <w:szCs w:val="22"/>
          </w:rPr>
          <w:t xml:space="preserve"> Divnoor Chatha</w:t>
        </w:r>
      </w:ins>
    </w:p>
    <w:p w14:paraId="016D687F" w14:textId="6D64109A" w:rsidR="005F70F0" w:rsidRPr="001B5578" w:rsidRDefault="45A413D0" w:rsidP="6DBE7804">
      <w:pPr>
        <w:spacing w:line="259" w:lineRule="auto"/>
        <w:jc w:val="center"/>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Urban Data</w:t>
      </w:r>
      <w:r w:rsidR="00F36E6E" w:rsidRPr="001B5578">
        <w:rPr>
          <w:rFonts w:ascii="Calibri" w:eastAsia="Calibri" w:hAnsi="Calibri" w:cs="Calibri"/>
          <w:color w:val="000000" w:themeColor="text1"/>
          <w:sz w:val="22"/>
          <w:szCs w:val="22"/>
        </w:rPr>
        <w:t xml:space="preserve"> Research</w:t>
      </w:r>
      <w:r w:rsidRPr="001B5578">
        <w:rPr>
          <w:rFonts w:ascii="Calibri" w:eastAsia="Calibri" w:hAnsi="Calibri" w:cs="Calibri"/>
          <w:color w:val="000000" w:themeColor="text1"/>
          <w:sz w:val="22"/>
          <w:szCs w:val="22"/>
        </w:rPr>
        <w:t xml:space="preserve"> Centre (urbandatacentre.ca)</w:t>
      </w:r>
      <w:r w:rsidRPr="001B5578">
        <w:br/>
      </w:r>
      <w:r w:rsidRPr="001B5578">
        <w:rPr>
          <w:rFonts w:ascii="Calibri" w:eastAsia="Calibri" w:hAnsi="Calibri" w:cs="Calibri"/>
          <w:color w:val="000000" w:themeColor="text1"/>
          <w:sz w:val="22"/>
          <w:szCs w:val="22"/>
        </w:rPr>
        <w:t>School of Cities (schoolofcities.ca)</w:t>
      </w:r>
      <w:r w:rsidRPr="001B5578">
        <w:br/>
      </w:r>
      <w:r w:rsidRPr="001B5578">
        <w:rPr>
          <w:rFonts w:ascii="Calibri" w:eastAsia="Calibri" w:hAnsi="Calibri" w:cs="Calibri"/>
          <w:color w:val="000000" w:themeColor="text1"/>
          <w:sz w:val="22"/>
          <w:szCs w:val="22"/>
        </w:rPr>
        <w:t>University of Toronto</w:t>
      </w:r>
    </w:p>
    <w:p w14:paraId="73E7A4DD" w14:textId="47F7B633" w:rsidR="005F70F0" w:rsidRPr="001B5578" w:rsidRDefault="06271EEF" w:rsidP="1EC11F8C">
      <w:pPr>
        <w:spacing w:line="259" w:lineRule="auto"/>
        <w:jc w:val="center"/>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22</w:t>
      </w:r>
      <w:r w:rsidR="74851DFC" w:rsidRPr="001B5578">
        <w:rPr>
          <w:rFonts w:ascii="Calibri" w:eastAsia="Calibri" w:hAnsi="Calibri" w:cs="Calibri"/>
          <w:color w:val="000000" w:themeColor="text1"/>
          <w:sz w:val="22"/>
          <w:szCs w:val="22"/>
        </w:rPr>
        <w:t xml:space="preserve"> </w:t>
      </w:r>
      <w:r w:rsidR="28D80F15" w:rsidRPr="001B5578">
        <w:rPr>
          <w:rFonts w:ascii="Calibri" w:eastAsia="Calibri" w:hAnsi="Calibri" w:cs="Calibri"/>
          <w:color w:val="000000" w:themeColor="text1"/>
          <w:sz w:val="22"/>
          <w:szCs w:val="22"/>
        </w:rPr>
        <w:t>April</w:t>
      </w:r>
      <w:r w:rsidR="0E719277" w:rsidRPr="001B5578">
        <w:rPr>
          <w:rFonts w:ascii="Calibri" w:eastAsia="Calibri" w:hAnsi="Calibri" w:cs="Calibri"/>
          <w:color w:val="000000" w:themeColor="text1"/>
          <w:sz w:val="22"/>
          <w:szCs w:val="22"/>
        </w:rPr>
        <w:t xml:space="preserve"> 202</w:t>
      </w:r>
      <w:r w:rsidR="1FA2B28B" w:rsidRPr="001B5578">
        <w:rPr>
          <w:rFonts w:ascii="Calibri" w:eastAsia="Calibri" w:hAnsi="Calibri" w:cs="Calibri"/>
          <w:color w:val="000000" w:themeColor="text1"/>
          <w:sz w:val="22"/>
          <w:szCs w:val="22"/>
        </w:rPr>
        <w:t>5</w:t>
      </w:r>
    </w:p>
    <w:p w14:paraId="27630407" w14:textId="09A7D784" w:rsidR="1EC11F8C" w:rsidRPr="001B5578" w:rsidRDefault="1EC11F8C" w:rsidP="1EC11F8C">
      <w:pPr>
        <w:spacing w:line="259" w:lineRule="auto"/>
        <w:jc w:val="center"/>
        <w:rPr>
          <w:rFonts w:ascii="Calibri" w:eastAsia="Calibri" w:hAnsi="Calibri" w:cs="Calibri"/>
          <w:color w:val="000000" w:themeColor="text1"/>
          <w:sz w:val="22"/>
          <w:szCs w:val="22"/>
        </w:rPr>
      </w:pPr>
    </w:p>
    <w:p w14:paraId="7937F0BF" w14:textId="4ED44867" w:rsidR="612866E6" w:rsidRPr="001B5578" w:rsidRDefault="2DB191C0" w:rsidP="1EC11F8C">
      <w:pPr>
        <w:pStyle w:val="Heading1"/>
      </w:pPr>
      <w:bookmarkStart w:id="4" w:name="_Toc201121259"/>
      <w:r w:rsidRPr="001B5578">
        <w:t>Table of Contents</w:t>
      </w:r>
      <w:bookmarkEnd w:id="4"/>
    </w:p>
    <w:sdt>
      <w:sdtPr>
        <w:id w:val="2012053295"/>
        <w:docPartObj>
          <w:docPartGallery w:val="Table of Contents"/>
          <w:docPartUnique/>
        </w:docPartObj>
      </w:sdtPr>
      <w:sdtContent>
        <w:p w14:paraId="081A1A8B" w14:textId="27F569E7" w:rsidR="00F00ACC" w:rsidRDefault="295C87C8">
          <w:pPr>
            <w:pStyle w:val="TOC1"/>
            <w:tabs>
              <w:tab w:val="right" w:leader="dot" w:pos="9350"/>
            </w:tabs>
            <w:rPr>
              <w:noProof/>
              <w:kern w:val="2"/>
              <w:lang w:val="en-CA" w:eastAsia="en-CA"/>
              <w14:ligatures w14:val="standardContextual"/>
            </w:rPr>
          </w:pPr>
          <w:r w:rsidRPr="001B5578">
            <w:fldChar w:fldCharType="begin"/>
          </w:r>
          <w:r w:rsidR="1EC11F8C" w:rsidRPr="001B5578">
            <w:instrText>TOC \o "1-9" \z \u \h</w:instrText>
          </w:r>
          <w:r w:rsidRPr="001B5578">
            <w:fldChar w:fldCharType="separate"/>
          </w:r>
          <w:hyperlink w:anchor="_Toc201121259" w:history="1">
            <w:r w:rsidR="00F00ACC" w:rsidRPr="00E275C5">
              <w:rPr>
                <w:rStyle w:val="Hyperlink"/>
                <w:noProof/>
              </w:rPr>
              <w:t>Table of Contents</w:t>
            </w:r>
            <w:r w:rsidR="00F00ACC">
              <w:rPr>
                <w:noProof/>
                <w:webHidden/>
              </w:rPr>
              <w:tab/>
            </w:r>
            <w:r w:rsidR="00F00ACC">
              <w:rPr>
                <w:noProof/>
                <w:webHidden/>
              </w:rPr>
              <w:fldChar w:fldCharType="begin"/>
            </w:r>
            <w:r w:rsidR="00F00ACC">
              <w:rPr>
                <w:noProof/>
                <w:webHidden/>
              </w:rPr>
              <w:instrText xml:space="preserve"> PAGEREF _Toc201121259 \h </w:instrText>
            </w:r>
            <w:r w:rsidR="00F00ACC">
              <w:rPr>
                <w:noProof/>
                <w:webHidden/>
              </w:rPr>
            </w:r>
            <w:r w:rsidR="00F00ACC">
              <w:rPr>
                <w:noProof/>
                <w:webHidden/>
              </w:rPr>
              <w:fldChar w:fldCharType="separate"/>
            </w:r>
            <w:r w:rsidR="00F00ACC">
              <w:rPr>
                <w:noProof/>
                <w:webHidden/>
              </w:rPr>
              <w:t>1</w:t>
            </w:r>
            <w:r w:rsidR="00F00ACC">
              <w:rPr>
                <w:noProof/>
                <w:webHidden/>
              </w:rPr>
              <w:fldChar w:fldCharType="end"/>
            </w:r>
          </w:hyperlink>
        </w:p>
        <w:p w14:paraId="6C78FA45" w14:textId="6A5DE622" w:rsidR="00F00ACC" w:rsidRDefault="00F00ACC">
          <w:pPr>
            <w:pStyle w:val="TOC1"/>
            <w:tabs>
              <w:tab w:val="right" w:leader="dot" w:pos="9350"/>
            </w:tabs>
            <w:rPr>
              <w:noProof/>
              <w:kern w:val="2"/>
              <w:lang w:val="en-CA" w:eastAsia="en-CA"/>
              <w14:ligatures w14:val="standardContextual"/>
            </w:rPr>
          </w:pPr>
          <w:hyperlink w:anchor="_Toc201121260" w:history="1">
            <w:r w:rsidRPr="00E275C5">
              <w:rPr>
                <w:rStyle w:val="Hyperlink"/>
                <w:noProof/>
              </w:rPr>
              <w:t>Introduction</w:t>
            </w:r>
            <w:r>
              <w:rPr>
                <w:noProof/>
                <w:webHidden/>
              </w:rPr>
              <w:tab/>
            </w:r>
            <w:r>
              <w:rPr>
                <w:noProof/>
                <w:webHidden/>
              </w:rPr>
              <w:fldChar w:fldCharType="begin"/>
            </w:r>
            <w:r>
              <w:rPr>
                <w:noProof/>
                <w:webHidden/>
              </w:rPr>
              <w:instrText xml:space="preserve"> PAGEREF _Toc201121260 \h </w:instrText>
            </w:r>
            <w:r>
              <w:rPr>
                <w:noProof/>
                <w:webHidden/>
              </w:rPr>
            </w:r>
            <w:r>
              <w:rPr>
                <w:noProof/>
                <w:webHidden/>
              </w:rPr>
              <w:fldChar w:fldCharType="separate"/>
            </w:r>
            <w:r>
              <w:rPr>
                <w:noProof/>
                <w:webHidden/>
              </w:rPr>
              <w:t>2</w:t>
            </w:r>
            <w:r>
              <w:rPr>
                <w:noProof/>
                <w:webHidden/>
              </w:rPr>
              <w:fldChar w:fldCharType="end"/>
            </w:r>
          </w:hyperlink>
        </w:p>
        <w:p w14:paraId="7826169C" w14:textId="0C7C98EC" w:rsidR="00F00ACC" w:rsidRDefault="00F00ACC">
          <w:pPr>
            <w:pStyle w:val="TOC1"/>
            <w:tabs>
              <w:tab w:val="right" w:leader="dot" w:pos="9350"/>
            </w:tabs>
            <w:rPr>
              <w:noProof/>
              <w:kern w:val="2"/>
              <w:lang w:val="en-CA" w:eastAsia="en-CA"/>
              <w14:ligatures w14:val="standardContextual"/>
            </w:rPr>
          </w:pPr>
          <w:hyperlink w:anchor="_Toc201121261" w:history="1">
            <w:r w:rsidRPr="00E275C5">
              <w:rPr>
                <w:rStyle w:val="Hyperlink"/>
                <w:noProof/>
              </w:rPr>
              <w:t>Accessing the Dashboard</w:t>
            </w:r>
            <w:r>
              <w:rPr>
                <w:noProof/>
                <w:webHidden/>
              </w:rPr>
              <w:tab/>
            </w:r>
            <w:r>
              <w:rPr>
                <w:noProof/>
                <w:webHidden/>
              </w:rPr>
              <w:fldChar w:fldCharType="begin"/>
            </w:r>
            <w:r>
              <w:rPr>
                <w:noProof/>
                <w:webHidden/>
              </w:rPr>
              <w:instrText xml:space="preserve"> PAGEREF _Toc201121261 \h </w:instrText>
            </w:r>
            <w:r>
              <w:rPr>
                <w:noProof/>
                <w:webHidden/>
              </w:rPr>
            </w:r>
            <w:r>
              <w:rPr>
                <w:noProof/>
                <w:webHidden/>
              </w:rPr>
              <w:fldChar w:fldCharType="separate"/>
            </w:r>
            <w:r>
              <w:rPr>
                <w:noProof/>
                <w:webHidden/>
              </w:rPr>
              <w:t>2</w:t>
            </w:r>
            <w:r>
              <w:rPr>
                <w:noProof/>
                <w:webHidden/>
              </w:rPr>
              <w:fldChar w:fldCharType="end"/>
            </w:r>
          </w:hyperlink>
        </w:p>
        <w:p w14:paraId="683E4E17" w14:textId="517B1E83" w:rsidR="00F00ACC" w:rsidRDefault="00F00ACC">
          <w:pPr>
            <w:pStyle w:val="TOC1"/>
            <w:tabs>
              <w:tab w:val="right" w:leader="dot" w:pos="9350"/>
            </w:tabs>
            <w:rPr>
              <w:noProof/>
              <w:kern w:val="2"/>
              <w:lang w:val="en-CA" w:eastAsia="en-CA"/>
              <w14:ligatures w14:val="standardContextual"/>
            </w:rPr>
          </w:pPr>
          <w:hyperlink w:anchor="_Toc201121262" w:history="1">
            <w:r w:rsidRPr="00E275C5">
              <w:rPr>
                <w:rStyle w:val="Hyperlink"/>
                <w:noProof/>
              </w:rPr>
              <w:t>Updating the Graph Database</w:t>
            </w:r>
            <w:r>
              <w:rPr>
                <w:noProof/>
                <w:webHidden/>
              </w:rPr>
              <w:tab/>
            </w:r>
            <w:r>
              <w:rPr>
                <w:noProof/>
                <w:webHidden/>
              </w:rPr>
              <w:fldChar w:fldCharType="begin"/>
            </w:r>
            <w:r>
              <w:rPr>
                <w:noProof/>
                <w:webHidden/>
              </w:rPr>
              <w:instrText xml:space="preserve"> PAGEREF _Toc201121262 \h </w:instrText>
            </w:r>
            <w:r>
              <w:rPr>
                <w:noProof/>
                <w:webHidden/>
              </w:rPr>
            </w:r>
            <w:r>
              <w:rPr>
                <w:noProof/>
                <w:webHidden/>
              </w:rPr>
              <w:fldChar w:fldCharType="separate"/>
            </w:r>
            <w:r>
              <w:rPr>
                <w:noProof/>
                <w:webHidden/>
              </w:rPr>
              <w:t>3</w:t>
            </w:r>
            <w:r>
              <w:rPr>
                <w:noProof/>
                <w:webHidden/>
              </w:rPr>
              <w:fldChar w:fldCharType="end"/>
            </w:r>
          </w:hyperlink>
        </w:p>
        <w:p w14:paraId="3946A617" w14:textId="08501265" w:rsidR="00F00ACC" w:rsidRDefault="00F00ACC">
          <w:pPr>
            <w:pStyle w:val="TOC1"/>
            <w:tabs>
              <w:tab w:val="right" w:leader="dot" w:pos="9350"/>
            </w:tabs>
            <w:rPr>
              <w:noProof/>
              <w:kern w:val="2"/>
              <w:lang w:val="en-CA" w:eastAsia="en-CA"/>
              <w14:ligatures w14:val="standardContextual"/>
            </w:rPr>
          </w:pPr>
          <w:hyperlink w:anchor="_Toc201121263" w:history="1">
            <w:r w:rsidRPr="00E275C5">
              <w:rPr>
                <w:rStyle w:val="Hyperlink"/>
                <w:noProof/>
              </w:rPr>
              <w:t>Representation of City Data</w:t>
            </w:r>
            <w:r>
              <w:rPr>
                <w:noProof/>
                <w:webHidden/>
              </w:rPr>
              <w:tab/>
            </w:r>
            <w:r>
              <w:rPr>
                <w:noProof/>
                <w:webHidden/>
              </w:rPr>
              <w:fldChar w:fldCharType="begin"/>
            </w:r>
            <w:r>
              <w:rPr>
                <w:noProof/>
                <w:webHidden/>
              </w:rPr>
              <w:instrText xml:space="preserve"> PAGEREF _Toc201121263 \h </w:instrText>
            </w:r>
            <w:r>
              <w:rPr>
                <w:noProof/>
                <w:webHidden/>
              </w:rPr>
            </w:r>
            <w:r>
              <w:rPr>
                <w:noProof/>
                <w:webHidden/>
              </w:rPr>
              <w:fldChar w:fldCharType="separate"/>
            </w:r>
            <w:r>
              <w:rPr>
                <w:noProof/>
                <w:webHidden/>
              </w:rPr>
              <w:t>4</w:t>
            </w:r>
            <w:r>
              <w:rPr>
                <w:noProof/>
                <w:webHidden/>
              </w:rPr>
              <w:fldChar w:fldCharType="end"/>
            </w:r>
          </w:hyperlink>
        </w:p>
        <w:p w14:paraId="665EA31C" w14:textId="2AA00653" w:rsidR="00F00ACC" w:rsidRDefault="00F00ACC">
          <w:pPr>
            <w:pStyle w:val="TOC2"/>
            <w:tabs>
              <w:tab w:val="right" w:leader="dot" w:pos="9350"/>
            </w:tabs>
            <w:rPr>
              <w:noProof/>
              <w:kern w:val="2"/>
              <w:lang w:val="en-CA" w:eastAsia="en-CA"/>
              <w14:ligatures w14:val="standardContextual"/>
            </w:rPr>
          </w:pPr>
          <w:hyperlink w:anchor="_Toc201121264" w:history="1">
            <w:r w:rsidRPr="00E275C5">
              <w:rPr>
                <w:rStyle w:val="Hyperlink"/>
                <w:noProof/>
              </w:rPr>
              <w:t>Administrative Areas</w:t>
            </w:r>
            <w:r>
              <w:rPr>
                <w:noProof/>
                <w:webHidden/>
              </w:rPr>
              <w:tab/>
            </w:r>
            <w:r>
              <w:rPr>
                <w:noProof/>
                <w:webHidden/>
              </w:rPr>
              <w:fldChar w:fldCharType="begin"/>
            </w:r>
            <w:r>
              <w:rPr>
                <w:noProof/>
                <w:webHidden/>
              </w:rPr>
              <w:instrText xml:space="preserve"> PAGEREF _Toc201121264 \h </w:instrText>
            </w:r>
            <w:r>
              <w:rPr>
                <w:noProof/>
                <w:webHidden/>
              </w:rPr>
            </w:r>
            <w:r>
              <w:rPr>
                <w:noProof/>
                <w:webHidden/>
              </w:rPr>
              <w:fldChar w:fldCharType="separate"/>
            </w:r>
            <w:r>
              <w:rPr>
                <w:noProof/>
                <w:webHidden/>
              </w:rPr>
              <w:t>4</w:t>
            </w:r>
            <w:r>
              <w:rPr>
                <w:noProof/>
                <w:webHidden/>
              </w:rPr>
              <w:fldChar w:fldCharType="end"/>
            </w:r>
          </w:hyperlink>
        </w:p>
        <w:p w14:paraId="57A45272" w14:textId="49DDF8DD" w:rsidR="00F00ACC" w:rsidRDefault="00F00ACC">
          <w:pPr>
            <w:pStyle w:val="TOC2"/>
            <w:tabs>
              <w:tab w:val="right" w:leader="dot" w:pos="9350"/>
            </w:tabs>
            <w:rPr>
              <w:noProof/>
              <w:kern w:val="2"/>
              <w:lang w:val="en-CA" w:eastAsia="en-CA"/>
              <w14:ligatures w14:val="standardContextual"/>
            </w:rPr>
          </w:pPr>
          <w:hyperlink w:anchor="_Toc201121265" w:history="1">
            <w:r w:rsidRPr="00E275C5">
              <w:rPr>
                <w:rStyle w:val="Hyperlink"/>
                <w:noProof/>
              </w:rPr>
              <w:t>Address</w:t>
            </w:r>
            <w:r>
              <w:rPr>
                <w:noProof/>
                <w:webHidden/>
              </w:rPr>
              <w:tab/>
            </w:r>
            <w:r>
              <w:rPr>
                <w:noProof/>
                <w:webHidden/>
              </w:rPr>
              <w:fldChar w:fldCharType="begin"/>
            </w:r>
            <w:r>
              <w:rPr>
                <w:noProof/>
                <w:webHidden/>
              </w:rPr>
              <w:instrText xml:space="preserve"> PAGEREF _Toc201121265 \h </w:instrText>
            </w:r>
            <w:r>
              <w:rPr>
                <w:noProof/>
                <w:webHidden/>
              </w:rPr>
            </w:r>
            <w:r>
              <w:rPr>
                <w:noProof/>
                <w:webHidden/>
              </w:rPr>
              <w:fldChar w:fldCharType="separate"/>
            </w:r>
            <w:r>
              <w:rPr>
                <w:noProof/>
                <w:webHidden/>
              </w:rPr>
              <w:t>5</w:t>
            </w:r>
            <w:r>
              <w:rPr>
                <w:noProof/>
                <w:webHidden/>
              </w:rPr>
              <w:fldChar w:fldCharType="end"/>
            </w:r>
          </w:hyperlink>
        </w:p>
        <w:p w14:paraId="55FBC11F" w14:textId="3400184A" w:rsidR="00F00ACC" w:rsidRDefault="00F00ACC">
          <w:pPr>
            <w:pStyle w:val="TOC2"/>
            <w:tabs>
              <w:tab w:val="right" w:leader="dot" w:pos="9350"/>
            </w:tabs>
            <w:rPr>
              <w:noProof/>
              <w:kern w:val="2"/>
              <w:lang w:val="en-CA" w:eastAsia="en-CA"/>
              <w14:ligatures w14:val="standardContextual"/>
            </w:rPr>
          </w:pPr>
          <w:hyperlink w:anchor="_Toc201121266" w:history="1">
            <w:r w:rsidRPr="00E275C5">
              <w:rPr>
                <w:rStyle w:val="Hyperlink"/>
                <w:noProof/>
              </w:rPr>
              <w:t>Geospatial Location</w:t>
            </w:r>
            <w:r>
              <w:rPr>
                <w:noProof/>
                <w:webHidden/>
              </w:rPr>
              <w:tab/>
            </w:r>
            <w:r>
              <w:rPr>
                <w:noProof/>
                <w:webHidden/>
              </w:rPr>
              <w:fldChar w:fldCharType="begin"/>
            </w:r>
            <w:r>
              <w:rPr>
                <w:noProof/>
                <w:webHidden/>
              </w:rPr>
              <w:instrText xml:space="preserve"> PAGEREF _Toc201121266 \h </w:instrText>
            </w:r>
            <w:r>
              <w:rPr>
                <w:noProof/>
                <w:webHidden/>
              </w:rPr>
            </w:r>
            <w:r>
              <w:rPr>
                <w:noProof/>
                <w:webHidden/>
              </w:rPr>
              <w:fldChar w:fldCharType="separate"/>
            </w:r>
            <w:r>
              <w:rPr>
                <w:noProof/>
                <w:webHidden/>
              </w:rPr>
              <w:t>6</w:t>
            </w:r>
            <w:r>
              <w:rPr>
                <w:noProof/>
                <w:webHidden/>
              </w:rPr>
              <w:fldChar w:fldCharType="end"/>
            </w:r>
          </w:hyperlink>
        </w:p>
        <w:p w14:paraId="362C96B5" w14:textId="4EF4EAFD" w:rsidR="00F00ACC" w:rsidRDefault="00F00ACC">
          <w:pPr>
            <w:pStyle w:val="TOC2"/>
            <w:tabs>
              <w:tab w:val="right" w:leader="dot" w:pos="9350"/>
            </w:tabs>
            <w:rPr>
              <w:noProof/>
              <w:kern w:val="2"/>
              <w:lang w:val="en-CA" w:eastAsia="en-CA"/>
              <w14:ligatures w14:val="standardContextual"/>
            </w:rPr>
          </w:pPr>
          <w:hyperlink w:anchor="_Toc201121267" w:history="1">
            <w:r w:rsidRPr="00E275C5">
              <w:rPr>
                <w:rStyle w:val="Hyperlink"/>
                <w:noProof/>
              </w:rPr>
              <w:t>Census Profiles and Characteristics</w:t>
            </w:r>
            <w:r>
              <w:rPr>
                <w:noProof/>
                <w:webHidden/>
              </w:rPr>
              <w:tab/>
            </w:r>
            <w:r>
              <w:rPr>
                <w:noProof/>
                <w:webHidden/>
              </w:rPr>
              <w:fldChar w:fldCharType="begin"/>
            </w:r>
            <w:r>
              <w:rPr>
                <w:noProof/>
                <w:webHidden/>
              </w:rPr>
              <w:instrText xml:space="preserve"> PAGEREF _Toc201121267 \h </w:instrText>
            </w:r>
            <w:r>
              <w:rPr>
                <w:noProof/>
                <w:webHidden/>
              </w:rPr>
            </w:r>
            <w:r>
              <w:rPr>
                <w:noProof/>
                <w:webHidden/>
              </w:rPr>
              <w:fldChar w:fldCharType="separate"/>
            </w:r>
            <w:r>
              <w:rPr>
                <w:noProof/>
                <w:webHidden/>
              </w:rPr>
              <w:t>7</w:t>
            </w:r>
            <w:r>
              <w:rPr>
                <w:noProof/>
                <w:webHidden/>
              </w:rPr>
              <w:fldChar w:fldCharType="end"/>
            </w:r>
          </w:hyperlink>
        </w:p>
        <w:p w14:paraId="679E6C6D" w14:textId="6D1B4295" w:rsidR="00F00ACC" w:rsidRDefault="00F00ACC">
          <w:pPr>
            <w:pStyle w:val="TOC2"/>
            <w:tabs>
              <w:tab w:val="right" w:leader="dot" w:pos="9350"/>
            </w:tabs>
            <w:rPr>
              <w:noProof/>
              <w:kern w:val="2"/>
              <w:lang w:val="en-CA" w:eastAsia="en-CA"/>
              <w14:ligatures w14:val="standardContextual"/>
            </w:rPr>
          </w:pPr>
          <w:hyperlink w:anchor="_Toc201121268" w:history="1">
            <w:r w:rsidRPr="00E275C5">
              <w:rPr>
                <w:rStyle w:val="Hyperlink"/>
                <w:noProof/>
              </w:rPr>
              <w:t>Toronto Police Service Crime Data</w:t>
            </w:r>
            <w:r>
              <w:rPr>
                <w:noProof/>
                <w:webHidden/>
              </w:rPr>
              <w:tab/>
            </w:r>
            <w:r>
              <w:rPr>
                <w:noProof/>
                <w:webHidden/>
              </w:rPr>
              <w:fldChar w:fldCharType="begin"/>
            </w:r>
            <w:r>
              <w:rPr>
                <w:noProof/>
                <w:webHidden/>
              </w:rPr>
              <w:instrText xml:space="preserve"> PAGEREF _Toc201121268 \h </w:instrText>
            </w:r>
            <w:r>
              <w:rPr>
                <w:noProof/>
                <w:webHidden/>
              </w:rPr>
            </w:r>
            <w:r>
              <w:rPr>
                <w:noProof/>
                <w:webHidden/>
              </w:rPr>
              <w:fldChar w:fldCharType="separate"/>
            </w:r>
            <w:r>
              <w:rPr>
                <w:noProof/>
                <w:webHidden/>
              </w:rPr>
              <w:t>8</w:t>
            </w:r>
            <w:r>
              <w:rPr>
                <w:noProof/>
                <w:webHidden/>
              </w:rPr>
              <w:fldChar w:fldCharType="end"/>
            </w:r>
          </w:hyperlink>
        </w:p>
        <w:p w14:paraId="43B28729" w14:textId="3C5CF213" w:rsidR="00F00ACC" w:rsidRDefault="00F00ACC">
          <w:pPr>
            <w:pStyle w:val="TOC2"/>
            <w:tabs>
              <w:tab w:val="right" w:leader="dot" w:pos="9350"/>
            </w:tabs>
            <w:rPr>
              <w:noProof/>
              <w:kern w:val="2"/>
              <w:lang w:val="en-CA" w:eastAsia="en-CA"/>
              <w14:ligatures w14:val="standardContextual"/>
            </w:rPr>
          </w:pPr>
          <w:hyperlink w:anchor="_Toc201121269" w:history="1">
            <w:r w:rsidRPr="00E275C5">
              <w:rPr>
                <w:rStyle w:val="Hyperlink"/>
                <w:noProof/>
              </w:rPr>
              <w:t>OpenStreetMap Tags Mapping</w:t>
            </w:r>
            <w:r>
              <w:rPr>
                <w:noProof/>
                <w:webHidden/>
              </w:rPr>
              <w:tab/>
            </w:r>
            <w:r>
              <w:rPr>
                <w:noProof/>
                <w:webHidden/>
              </w:rPr>
              <w:fldChar w:fldCharType="begin"/>
            </w:r>
            <w:r>
              <w:rPr>
                <w:noProof/>
                <w:webHidden/>
              </w:rPr>
              <w:instrText xml:space="preserve"> PAGEREF _Toc201121269 \h </w:instrText>
            </w:r>
            <w:r>
              <w:rPr>
                <w:noProof/>
                <w:webHidden/>
              </w:rPr>
            </w:r>
            <w:r>
              <w:rPr>
                <w:noProof/>
                <w:webHidden/>
              </w:rPr>
              <w:fldChar w:fldCharType="separate"/>
            </w:r>
            <w:r>
              <w:rPr>
                <w:noProof/>
                <w:webHidden/>
              </w:rPr>
              <w:t>12</w:t>
            </w:r>
            <w:r>
              <w:rPr>
                <w:noProof/>
                <w:webHidden/>
              </w:rPr>
              <w:fldChar w:fldCharType="end"/>
            </w:r>
          </w:hyperlink>
        </w:p>
        <w:p w14:paraId="32F80983" w14:textId="57E40010" w:rsidR="00F00ACC" w:rsidRDefault="00F00ACC">
          <w:pPr>
            <w:pStyle w:val="TOC2"/>
            <w:tabs>
              <w:tab w:val="right" w:leader="dot" w:pos="9350"/>
            </w:tabs>
            <w:rPr>
              <w:noProof/>
              <w:kern w:val="2"/>
              <w:lang w:val="en-CA" w:eastAsia="en-CA"/>
              <w14:ligatures w14:val="standardContextual"/>
            </w:rPr>
          </w:pPr>
          <w:hyperlink w:anchor="_Toc201121270" w:history="1">
            <w:r w:rsidRPr="00E275C5">
              <w:rPr>
                <w:rStyle w:val="Hyperlink"/>
                <w:noProof/>
              </w:rPr>
              <w:t>Complete Community Walking Distance Indicator</w:t>
            </w:r>
            <w:r>
              <w:rPr>
                <w:noProof/>
                <w:webHidden/>
              </w:rPr>
              <w:tab/>
            </w:r>
            <w:r>
              <w:rPr>
                <w:noProof/>
                <w:webHidden/>
              </w:rPr>
              <w:fldChar w:fldCharType="begin"/>
            </w:r>
            <w:r>
              <w:rPr>
                <w:noProof/>
                <w:webHidden/>
              </w:rPr>
              <w:instrText xml:space="preserve"> PAGEREF _Toc201121270 \h </w:instrText>
            </w:r>
            <w:r>
              <w:rPr>
                <w:noProof/>
                <w:webHidden/>
              </w:rPr>
            </w:r>
            <w:r>
              <w:rPr>
                <w:noProof/>
                <w:webHidden/>
              </w:rPr>
              <w:fldChar w:fldCharType="separate"/>
            </w:r>
            <w:r>
              <w:rPr>
                <w:noProof/>
                <w:webHidden/>
              </w:rPr>
              <w:t>15</w:t>
            </w:r>
            <w:r>
              <w:rPr>
                <w:noProof/>
                <w:webHidden/>
              </w:rPr>
              <w:fldChar w:fldCharType="end"/>
            </w:r>
          </w:hyperlink>
        </w:p>
        <w:p w14:paraId="7091A35B" w14:textId="0A248ECC" w:rsidR="00F00ACC" w:rsidRDefault="00F00ACC">
          <w:pPr>
            <w:pStyle w:val="TOC2"/>
            <w:tabs>
              <w:tab w:val="right" w:leader="dot" w:pos="9350"/>
            </w:tabs>
            <w:rPr>
              <w:noProof/>
              <w:kern w:val="2"/>
              <w:lang w:val="en-CA" w:eastAsia="en-CA"/>
              <w14:ligatures w14:val="standardContextual"/>
            </w:rPr>
          </w:pPr>
          <w:hyperlink w:anchor="_Toc201121271" w:history="1">
            <w:r w:rsidRPr="00E275C5">
              <w:rPr>
                <w:rStyle w:val="Hyperlink"/>
                <w:noProof/>
              </w:rPr>
              <w:t>Parks</w:t>
            </w:r>
            <w:r>
              <w:rPr>
                <w:noProof/>
                <w:webHidden/>
              </w:rPr>
              <w:tab/>
            </w:r>
            <w:r>
              <w:rPr>
                <w:noProof/>
                <w:webHidden/>
              </w:rPr>
              <w:fldChar w:fldCharType="begin"/>
            </w:r>
            <w:r>
              <w:rPr>
                <w:noProof/>
                <w:webHidden/>
              </w:rPr>
              <w:instrText xml:space="preserve"> PAGEREF _Toc201121271 \h </w:instrText>
            </w:r>
            <w:r>
              <w:rPr>
                <w:noProof/>
                <w:webHidden/>
              </w:rPr>
            </w:r>
            <w:r>
              <w:rPr>
                <w:noProof/>
                <w:webHidden/>
              </w:rPr>
              <w:fldChar w:fldCharType="separate"/>
            </w:r>
            <w:r>
              <w:rPr>
                <w:noProof/>
                <w:webHidden/>
              </w:rPr>
              <w:t>16</w:t>
            </w:r>
            <w:r>
              <w:rPr>
                <w:noProof/>
                <w:webHidden/>
              </w:rPr>
              <w:fldChar w:fldCharType="end"/>
            </w:r>
          </w:hyperlink>
        </w:p>
        <w:p w14:paraId="1E34BFD0" w14:textId="4EE75588" w:rsidR="00F00ACC" w:rsidRDefault="00F00ACC">
          <w:pPr>
            <w:pStyle w:val="TOC2"/>
            <w:tabs>
              <w:tab w:val="right" w:leader="dot" w:pos="9350"/>
            </w:tabs>
            <w:rPr>
              <w:noProof/>
              <w:kern w:val="2"/>
              <w:lang w:val="en-CA" w:eastAsia="en-CA"/>
              <w14:ligatures w14:val="standardContextual"/>
            </w:rPr>
          </w:pPr>
          <w:hyperlink w:anchor="_Toc201121272" w:history="1">
            <w:r w:rsidRPr="00E275C5">
              <w:rPr>
                <w:rStyle w:val="Hyperlink"/>
                <w:noProof/>
              </w:rPr>
              <w:t>Schools</w:t>
            </w:r>
            <w:r>
              <w:rPr>
                <w:noProof/>
                <w:webHidden/>
              </w:rPr>
              <w:tab/>
            </w:r>
            <w:r>
              <w:rPr>
                <w:noProof/>
                <w:webHidden/>
              </w:rPr>
              <w:fldChar w:fldCharType="begin"/>
            </w:r>
            <w:r>
              <w:rPr>
                <w:noProof/>
                <w:webHidden/>
              </w:rPr>
              <w:instrText xml:space="preserve"> PAGEREF _Toc201121272 \h </w:instrText>
            </w:r>
            <w:r>
              <w:rPr>
                <w:noProof/>
                <w:webHidden/>
              </w:rPr>
            </w:r>
            <w:r>
              <w:rPr>
                <w:noProof/>
                <w:webHidden/>
              </w:rPr>
              <w:fldChar w:fldCharType="separate"/>
            </w:r>
            <w:r>
              <w:rPr>
                <w:noProof/>
                <w:webHidden/>
              </w:rPr>
              <w:t>17</w:t>
            </w:r>
            <w:r>
              <w:rPr>
                <w:noProof/>
                <w:webHidden/>
              </w:rPr>
              <w:fldChar w:fldCharType="end"/>
            </w:r>
          </w:hyperlink>
        </w:p>
        <w:p w14:paraId="68AF5BD0" w14:textId="0BBDE08A" w:rsidR="00F00ACC" w:rsidRDefault="00F00ACC">
          <w:pPr>
            <w:pStyle w:val="TOC2"/>
            <w:tabs>
              <w:tab w:val="right" w:leader="dot" w:pos="9350"/>
            </w:tabs>
            <w:rPr>
              <w:noProof/>
              <w:kern w:val="2"/>
              <w:lang w:val="en-CA" w:eastAsia="en-CA"/>
              <w14:ligatures w14:val="standardContextual"/>
            </w:rPr>
          </w:pPr>
          <w:hyperlink w:anchor="_Toc201121273" w:history="1">
            <w:r w:rsidRPr="00E275C5">
              <w:rPr>
                <w:rStyle w:val="Hyperlink"/>
                <w:noProof/>
              </w:rPr>
              <w:t>Kindergartens</w:t>
            </w:r>
            <w:r>
              <w:rPr>
                <w:noProof/>
                <w:webHidden/>
              </w:rPr>
              <w:tab/>
            </w:r>
            <w:r>
              <w:rPr>
                <w:noProof/>
                <w:webHidden/>
              </w:rPr>
              <w:fldChar w:fldCharType="begin"/>
            </w:r>
            <w:r>
              <w:rPr>
                <w:noProof/>
                <w:webHidden/>
              </w:rPr>
              <w:instrText xml:space="preserve"> PAGEREF _Toc201121273 \h </w:instrText>
            </w:r>
            <w:r>
              <w:rPr>
                <w:noProof/>
                <w:webHidden/>
              </w:rPr>
            </w:r>
            <w:r>
              <w:rPr>
                <w:noProof/>
                <w:webHidden/>
              </w:rPr>
              <w:fldChar w:fldCharType="separate"/>
            </w:r>
            <w:r>
              <w:rPr>
                <w:noProof/>
                <w:webHidden/>
              </w:rPr>
              <w:t>18</w:t>
            </w:r>
            <w:r>
              <w:rPr>
                <w:noProof/>
                <w:webHidden/>
              </w:rPr>
              <w:fldChar w:fldCharType="end"/>
            </w:r>
          </w:hyperlink>
        </w:p>
        <w:p w14:paraId="2A621ED1" w14:textId="70A974A5" w:rsidR="00F00ACC" w:rsidRDefault="00F00ACC">
          <w:pPr>
            <w:pStyle w:val="TOC2"/>
            <w:tabs>
              <w:tab w:val="right" w:leader="dot" w:pos="9350"/>
            </w:tabs>
            <w:rPr>
              <w:noProof/>
              <w:kern w:val="2"/>
              <w:lang w:val="en-CA" w:eastAsia="en-CA"/>
              <w14:ligatures w14:val="standardContextual"/>
            </w:rPr>
          </w:pPr>
          <w:hyperlink w:anchor="_Toc201121274" w:history="1">
            <w:r w:rsidRPr="00E275C5">
              <w:rPr>
                <w:rStyle w:val="Hyperlink"/>
                <w:noProof/>
              </w:rPr>
              <w:t>Universities</w:t>
            </w:r>
            <w:r>
              <w:rPr>
                <w:noProof/>
                <w:webHidden/>
              </w:rPr>
              <w:tab/>
            </w:r>
            <w:r>
              <w:rPr>
                <w:noProof/>
                <w:webHidden/>
              </w:rPr>
              <w:fldChar w:fldCharType="begin"/>
            </w:r>
            <w:r>
              <w:rPr>
                <w:noProof/>
                <w:webHidden/>
              </w:rPr>
              <w:instrText xml:space="preserve"> PAGEREF _Toc201121274 \h </w:instrText>
            </w:r>
            <w:r>
              <w:rPr>
                <w:noProof/>
                <w:webHidden/>
              </w:rPr>
            </w:r>
            <w:r>
              <w:rPr>
                <w:noProof/>
                <w:webHidden/>
              </w:rPr>
              <w:fldChar w:fldCharType="separate"/>
            </w:r>
            <w:r>
              <w:rPr>
                <w:noProof/>
                <w:webHidden/>
              </w:rPr>
              <w:t>19</w:t>
            </w:r>
            <w:r>
              <w:rPr>
                <w:noProof/>
                <w:webHidden/>
              </w:rPr>
              <w:fldChar w:fldCharType="end"/>
            </w:r>
          </w:hyperlink>
        </w:p>
        <w:p w14:paraId="1145131E" w14:textId="29950B56" w:rsidR="00F00ACC" w:rsidRDefault="00F00ACC">
          <w:pPr>
            <w:pStyle w:val="TOC2"/>
            <w:tabs>
              <w:tab w:val="right" w:leader="dot" w:pos="9350"/>
            </w:tabs>
            <w:rPr>
              <w:noProof/>
              <w:kern w:val="2"/>
              <w:lang w:val="en-CA" w:eastAsia="en-CA"/>
              <w14:ligatures w14:val="standardContextual"/>
            </w:rPr>
          </w:pPr>
          <w:hyperlink w:anchor="_Toc201121275" w:history="1">
            <w:r w:rsidRPr="00E275C5">
              <w:rPr>
                <w:rStyle w:val="Hyperlink"/>
                <w:noProof/>
              </w:rPr>
              <w:t>Colleges</w:t>
            </w:r>
            <w:r>
              <w:rPr>
                <w:noProof/>
                <w:webHidden/>
              </w:rPr>
              <w:tab/>
            </w:r>
            <w:r>
              <w:rPr>
                <w:noProof/>
                <w:webHidden/>
              </w:rPr>
              <w:fldChar w:fldCharType="begin"/>
            </w:r>
            <w:r>
              <w:rPr>
                <w:noProof/>
                <w:webHidden/>
              </w:rPr>
              <w:instrText xml:space="preserve"> PAGEREF _Toc201121275 \h </w:instrText>
            </w:r>
            <w:r>
              <w:rPr>
                <w:noProof/>
                <w:webHidden/>
              </w:rPr>
            </w:r>
            <w:r>
              <w:rPr>
                <w:noProof/>
                <w:webHidden/>
              </w:rPr>
              <w:fldChar w:fldCharType="separate"/>
            </w:r>
            <w:r>
              <w:rPr>
                <w:noProof/>
                <w:webHidden/>
              </w:rPr>
              <w:t>20</w:t>
            </w:r>
            <w:r>
              <w:rPr>
                <w:noProof/>
                <w:webHidden/>
              </w:rPr>
              <w:fldChar w:fldCharType="end"/>
            </w:r>
          </w:hyperlink>
        </w:p>
        <w:p w14:paraId="21FB1B8D" w14:textId="26240B44" w:rsidR="00F00ACC" w:rsidRDefault="00F00ACC">
          <w:pPr>
            <w:pStyle w:val="TOC2"/>
            <w:tabs>
              <w:tab w:val="right" w:leader="dot" w:pos="9350"/>
            </w:tabs>
            <w:rPr>
              <w:noProof/>
              <w:kern w:val="2"/>
              <w:lang w:val="en-CA" w:eastAsia="en-CA"/>
              <w14:ligatures w14:val="standardContextual"/>
            </w:rPr>
          </w:pPr>
          <w:hyperlink w:anchor="_Toc201121276" w:history="1">
            <w:r w:rsidRPr="00E275C5">
              <w:rPr>
                <w:rStyle w:val="Hyperlink"/>
                <w:noProof/>
              </w:rPr>
              <w:t>Hospitals</w:t>
            </w:r>
            <w:r>
              <w:rPr>
                <w:noProof/>
                <w:webHidden/>
              </w:rPr>
              <w:tab/>
            </w:r>
            <w:r>
              <w:rPr>
                <w:noProof/>
                <w:webHidden/>
              </w:rPr>
              <w:fldChar w:fldCharType="begin"/>
            </w:r>
            <w:r>
              <w:rPr>
                <w:noProof/>
                <w:webHidden/>
              </w:rPr>
              <w:instrText xml:space="preserve"> PAGEREF _Toc201121276 \h </w:instrText>
            </w:r>
            <w:r>
              <w:rPr>
                <w:noProof/>
                <w:webHidden/>
              </w:rPr>
            </w:r>
            <w:r>
              <w:rPr>
                <w:noProof/>
                <w:webHidden/>
              </w:rPr>
              <w:fldChar w:fldCharType="separate"/>
            </w:r>
            <w:r>
              <w:rPr>
                <w:noProof/>
                <w:webHidden/>
              </w:rPr>
              <w:t>21</w:t>
            </w:r>
            <w:r>
              <w:rPr>
                <w:noProof/>
                <w:webHidden/>
              </w:rPr>
              <w:fldChar w:fldCharType="end"/>
            </w:r>
          </w:hyperlink>
        </w:p>
        <w:p w14:paraId="395CA5CC" w14:textId="1CB3815C" w:rsidR="00F00ACC" w:rsidRDefault="00F00ACC">
          <w:pPr>
            <w:pStyle w:val="TOC2"/>
            <w:tabs>
              <w:tab w:val="right" w:leader="dot" w:pos="9350"/>
            </w:tabs>
            <w:rPr>
              <w:noProof/>
              <w:kern w:val="2"/>
              <w:lang w:val="en-CA" w:eastAsia="en-CA"/>
              <w14:ligatures w14:val="standardContextual"/>
            </w:rPr>
          </w:pPr>
          <w:hyperlink w:anchor="_Toc201121277" w:history="1">
            <w:r w:rsidRPr="00E275C5">
              <w:rPr>
                <w:rStyle w:val="Hyperlink"/>
                <w:noProof/>
              </w:rPr>
              <w:t>Clinics</w:t>
            </w:r>
            <w:r>
              <w:rPr>
                <w:noProof/>
                <w:webHidden/>
              </w:rPr>
              <w:tab/>
            </w:r>
            <w:r>
              <w:rPr>
                <w:noProof/>
                <w:webHidden/>
              </w:rPr>
              <w:fldChar w:fldCharType="begin"/>
            </w:r>
            <w:r>
              <w:rPr>
                <w:noProof/>
                <w:webHidden/>
              </w:rPr>
              <w:instrText xml:space="preserve"> PAGEREF _Toc201121277 \h </w:instrText>
            </w:r>
            <w:r>
              <w:rPr>
                <w:noProof/>
                <w:webHidden/>
              </w:rPr>
            </w:r>
            <w:r>
              <w:rPr>
                <w:noProof/>
                <w:webHidden/>
              </w:rPr>
              <w:fldChar w:fldCharType="separate"/>
            </w:r>
            <w:r>
              <w:rPr>
                <w:noProof/>
                <w:webHidden/>
              </w:rPr>
              <w:t>23</w:t>
            </w:r>
            <w:r>
              <w:rPr>
                <w:noProof/>
                <w:webHidden/>
              </w:rPr>
              <w:fldChar w:fldCharType="end"/>
            </w:r>
          </w:hyperlink>
        </w:p>
        <w:p w14:paraId="32515814" w14:textId="3060BE5B" w:rsidR="00F00ACC" w:rsidRDefault="00F00ACC">
          <w:pPr>
            <w:pStyle w:val="TOC2"/>
            <w:tabs>
              <w:tab w:val="right" w:leader="dot" w:pos="9350"/>
            </w:tabs>
            <w:rPr>
              <w:noProof/>
              <w:kern w:val="2"/>
              <w:lang w:val="en-CA" w:eastAsia="en-CA"/>
              <w14:ligatures w14:val="standardContextual"/>
            </w:rPr>
          </w:pPr>
          <w:hyperlink w:anchor="_Toc201121278" w:history="1">
            <w:r w:rsidRPr="00E275C5">
              <w:rPr>
                <w:rStyle w:val="Hyperlink"/>
                <w:noProof/>
              </w:rPr>
              <w:t>Doctor’s Office</w:t>
            </w:r>
            <w:r>
              <w:rPr>
                <w:noProof/>
                <w:webHidden/>
              </w:rPr>
              <w:tab/>
            </w:r>
            <w:r>
              <w:rPr>
                <w:noProof/>
                <w:webHidden/>
              </w:rPr>
              <w:fldChar w:fldCharType="begin"/>
            </w:r>
            <w:r>
              <w:rPr>
                <w:noProof/>
                <w:webHidden/>
              </w:rPr>
              <w:instrText xml:space="preserve"> PAGEREF _Toc201121278 \h </w:instrText>
            </w:r>
            <w:r>
              <w:rPr>
                <w:noProof/>
                <w:webHidden/>
              </w:rPr>
            </w:r>
            <w:r>
              <w:rPr>
                <w:noProof/>
                <w:webHidden/>
              </w:rPr>
              <w:fldChar w:fldCharType="separate"/>
            </w:r>
            <w:r>
              <w:rPr>
                <w:noProof/>
                <w:webHidden/>
              </w:rPr>
              <w:t>24</w:t>
            </w:r>
            <w:r>
              <w:rPr>
                <w:noProof/>
                <w:webHidden/>
              </w:rPr>
              <w:fldChar w:fldCharType="end"/>
            </w:r>
          </w:hyperlink>
        </w:p>
        <w:p w14:paraId="75ACD05A" w14:textId="0CFE5CE5" w:rsidR="00F00ACC" w:rsidRDefault="00F00ACC">
          <w:pPr>
            <w:pStyle w:val="TOC2"/>
            <w:tabs>
              <w:tab w:val="right" w:leader="dot" w:pos="9350"/>
            </w:tabs>
            <w:rPr>
              <w:noProof/>
              <w:kern w:val="2"/>
              <w:lang w:val="en-CA" w:eastAsia="en-CA"/>
              <w14:ligatures w14:val="standardContextual"/>
            </w:rPr>
          </w:pPr>
          <w:hyperlink w:anchor="_Toc201121279" w:history="1">
            <w:r w:rsidRPr="00E275C5">
              <w:rPr>
                <w:rStyle w:val="Hyperlink"/>
                <w:noProof/>
              </w:rPr>
              <w:t>Pharmacy</w:t>
            </w:r>
            <w:r>
              <w:rPr>
                <w:noProof/>
                <w:webHidden/>
              </w:rPr>
              <w:tab/>
            </w:r>
            <w:r>
              <w:rPr>
                <w:noProof/>
                <w:webHidden/>
              </w:rPr>
              <w:fldChar w:fldCharType="begin"/>
            </w:r>
            <w:r>
              <w:rPr>
                <w:noProof/>
                <w:webHidden/>
              </w:rPr>
              <w:instrText xml:space="preserve"> PAGEREF _Toc201121279 \h </w:instrText>
            </w:r>
            <w:r>
              <w:rPr>
                <w:noProof/>
                <w:webHidden/>
              </w:rPr>
            </w:r>
            <w:r>
              <w:rPr>
                <w:noProof/>
                <w:webHidden/>
              </w:rPr>
              <w:fldChar w:fldCharType="separate"/>
            </w:r>
            <w:r>
              <w:rPr>
                <w:noProof/>
                <w:webHidden/>
              </w:rPr>
              <w:t>25</w:t>
            </w:r>
            <w:r>
              <w:rPr>
                <w:noProof/>
                <w:webHidden/>
              </w:rPr>
              <w:fldChar w:fldCharType="end"/>
            </w:r>
          </w:hyperlink>
        </w:p>
        <w:p w14:paraId="01C20BC7" w14:textId="15DFD408" w:rsidR="00F00ACC" w:rsidRDefault="00F00ACC">
          <w:pPr>
            <w:pStyle w:val="TOC2"/>
            <w:tabs>
              <w:tab w:val="right" w:leader="dot" w:pos="9350"/>
            </w:tabs>
            <w:rPr>
              <w:noProof/>
              <w:kern w:val="2"/>
              <w:lang w:val="en-CA" w:eastAsia="en-CA"/>
              <w14:ligatures w14:val="standardContextual"/>
            </w:rPr>
          </w:pPr>
          <w:hyperlink w:anchor="_Toc201121280" w:history="1">
            <w:r w:rsidRPr="00E275C5">
              <w:rPr>
                <w:rStyle w:val="Hyperlink"/>
                <w:noProof/>
              </w:rPr>
              <w:t>Supermarket</w:t>
            </w:r>
            <w:r>
              <w:rPr>
                <w:noProof/>
                <w:webHidden/>
              </w:rPr>
              <w:tab/>
            </w:r>
            <w:r>
              <w:rPr>
                <w:noProof/>
                <w:webHidden/>
              </w:rPr>
              <w:fldChar w:fldCharType="begin"/>
            </w:r>
            <w:r>
              <w:rPr>
                <w:noProof/>
                <w:webHidden/>
              </w:rPr>
              <w:instrText xml:space="preserve"> PAGEREF _Toc201121280 \h </w:instrText>
            </w:r>
            <w:r>
              <w:rPr>
                <w:noProof/>
                <w:webHidden/>
              </w:rPr>
            </w:r>
            <w:r>
              <w:rPr>
                <w:noProof/>
                <w:webHidden/>
              </w:rPr>
              <w:fldChar w:fldCharType="separate"/>
            </w:r>
            <w:r>
              <w:rPr>
                <w:noProof/>
                <w:webHidden/>
              </w:rPr>
              <w:t>26</w:t>
            </w:r>
            <w:r>
              <w:rPr>
                <w:noProof/>
                <w:webHidden/>
              </w:rPr>
              <w:fldChar w:fldCharType="end"/>
            </w:r>
          </w:hyperlink>
        </w:p>
        <w:p w14:paraId="0C4A872B" w14:textId="1853DA5A" w:rsidR="00F00ACC" w:rsidRDefault="00F00ACC">
          <w:pPr>
            <w:pStyle w:val="TOC2"/>
            <w:tabs>
              <w:tab w:val="right" w:leader="dot" w:pos="9350"/>
            </w:tabs>
            <w:rPr>
              <w:noProof/>
              <w:kern w:val="2"/>
              <w:lang w:val="en-CA" w:eastAsia="en-CA"/>
              <w14:ligatures w14:val="standardContextual"/>
            </w:rPr>
          </w:pPr>
          <w:hyperlink w:anchor="_Toc201121281" w:history="1">
            <w:r w:rsidRPr="00E275C5">
              <w:rPr>
                <w:rStyle w:val="Hyperlink"/>
                <w:noProof/>
              </w:rPr>
              <w:t>Greengrocer</w:t>
            </w:r>
            <w:r>
              <w:rPr>
                <w:noProof/>
                <w:webHidden/>
              </w:rPr>
              <w:tab/>
            </w:r>
            <w:r>
              <w:rPr>
                <w:noProof/>
                <w:webHidden/>
              </w:rPr>
              <w:fldChar w:fldCharType="begin"/>
            </w:r>
            <w:r>
              <w:rPr>
                <w:noProof/>
                <w:webHidden/>
              </w:rPr>
              <w:instrText xml:space="preserve"> PAGEREF _Toc201121281 \h </w:instrText>
            </w:r>
            <w:r>
              <w:rPr>
                <w:noProof/>
                <w:webHidden/>
              </w:rPr>
            </w:r>
            <w:r>
              <w:rPr>
                <w:noProof/>
                <w:webHidden/>
              </w:rPr>
              <w:fldChar w:fldCharType="separate"/>
            </w:r>
            <w:r>
              <w:rPr>
                <w:noProof/>
                <w:webHidden/>
              </w:rPr>
              <w:t>27</w:t>
            </w:r>
            <w:r>
              <w:rPr>
                <w:noProof/>
                <w:webHidden/>
              </w:rPr>
              <w:fldChar w:fldCharType="end"/>
            </w:r>
          </w:hyperlink>
        </w:p>
        <w:p w14:paraId="2230471B" w14:textId="01CEFD82" w:rsidR="00F00ACC" w:rsidRDefault="00F00ACC">
          <w:pPr>
            <w:pStyle w:val="TOC2"/>
            <w:tabs>
              <w:tab w:val="right" w:leader="dot" w:pos="9350"/>
            </w:tabs>
            <w:rPr>
              <w:noProof/>
              <w:kern w:val="2"/>
              <w:lang w:val="en-CA" w:eastAsia="en-CA"/>
              <w14:ligatures w14:val="standardContextual"/>
            </w:rPr>
          </w:pPr>
          <w:hyperlink w:anchor="_Toc201121282" w:history="1">
            <w:r w:rsidRPr="00E275C5">
              <w:rPr>
                <w:rStyle w:val="Hyperlink"/>
                <w:rFonts w:ascii="Aptos Display" w:eastAsia="Aptos Display" w:hAnsi="Aptos Display" w:cs="Aptos Display"/>
                <w:noProof/>
              </w:rPr>
              <w:t>Restaurant</w:t>
            </w:r>
            <w:r>
              <w:rPr>
                <w:noProof/>
                <w:webHidden/>
              </w:rPr>
              <w:tab/>
            </w:r>
            <w:r>
              <w:rPr>
                <w:noProof/>
                <w:webHidden/>
              </w:rPr>
              <w:fldChar w:fldCharType="begin"/>
            </w:r>
            <w:r>
              <w:rPr>
                <w:noProof/>
                <w:webHidden/>
              </w:rPr>
              <w:instrText xml:space="preserve"> PAGEREF _Toc201121282 \h </w:instrText>
            </w:r>
            <w:r>
              <w:rPr>
                <w:noProof/>
                <w:webHidden/>
              </w:rPr>
            </w:r>
            <w:r>
              <w:rPr>
                <w:noProof/>
                <w:webHidden/>
              </w:rPr>
              <w:fldChar w:fldCharType="separate"/>
            </w:r>
            <w:r>
              <w:rPr>
                <w:noProof/>
                <w:webHidden/>
              </w:rPr>
              <w:t>28</w:t>
            </w:r>
            <w:r>
              <w:rPr>
                <w:noProof/>
                <w:webHidden/>
              </w:rPr>
              <w:fldChar w:fldCharType="end"/>
            </w:r>
          </w:hyperlink>
        </w:p>
        <w:p w14:paraId="3124900C" w14:textId="3DB1F247" w:rsidR="00F00ACC" w:rsidRDefault="00F00ACC">
          <w:pPr>
            <w:pStyle w:val="TOC2"/>
            <w:tabs>
              <w:tab w:val="right" w:leader="dot" w:pos="9350"/>
            </w:tabs>
            <w:rPr>
              <w:noProof/>
              <w:kern w:val="2"/>
              <w:lang w:val="en-CA" w:eastAsia="en-CA"/>
              <w14:ligatures w14:val="standardContextual"/>
            </w:rPr>
          </w:pPr>
          <w:hyperlink w:anchor="_Toc201121283" w:history="1">
            <w:r w:rsidRPr="00E275C5">
              <w:rPr>
                <w:rStyle w:val="Hyperlink"/>
                <w:rFonts w:ascii="Aptos Display" w:eastAsia="Aptos Display" w:hAnsi="Aptos Display" w:cs="Aptos Display"/>
                <w:noProof/>
              </w:rPr>
              <w:t>FastFood</w:t>
            </w:r>
            <w:r>
              <w:rPr>
                <w:noProof/>
                <w:webHidden/>
              </w:rPr>
              <w:tab/>
            </w:r>
            <w:r>
              <w:rPr>
                <w:noProof/>
                <w:webHidden/>
              </w:rPr>
              <w:fldChar w:fldCharType="begin"/>
            </w:r>
            <w:r>
              <w:rPr>
                <w:noProof/>
                <w:webHidden/>
              </w:rPr>
              <w:instrText xml:space="preserve"> PAGEREF _Toc201121283 \h </w:instrText>
            </w:r>
            <w:r>
              <w:rPr>
                <w:noProof/>
                <w:webHidden/>
              </w:rPr>
            </w:r>
            <w:r>
              <w:rPr>
                <w:noProof/>
                <w:webHidden/>
              </w:rPr>
              <w:fldChar w:fldCharType="separate"/>
            </w:r>
            <w:r>
              <w:rPr>
                <w:noProof/>
                <w:webHidden/>
              </w:rPr>
              <w:t>29</w:t>
            </w:r>
            <w:r>
              <w:rPr>
                <w:noProof/>
                <w:webHidden/>
              </w:rPr>
              <w:fldChar w:fldCharType="end"/>
            </w:r>
          </w:hyperlink>
        </w:p>
        <w:p w14:paraId="62B6DE42" w14:textId="4E7CB96F" w:rsidR="00F00ACC" w:rsidRDefault="00F00ACC">
          <w:pPr>
            <w:pStyle w:val="TOC1"/>
            <w:tabs>
              <w:tab w:val="right" w:leader="dot" w:pos="9350"/>
            </w:tabs>
            <w:rPr>
              <w:noProof/>
              <w:kern w:val="2"/>
              <w:lang w:val="en-CA" w:eastAsia="en-CA"/>
              <w14:ligatures w14:val="standardContextual"/>
            </w:rPr>
          </w:pPr>
          <w:hyperlink w:anchor="_Toc201121284" w:history="1">
            <w:r w:rsidRPr="00E275C5">
              <w:rPr>
                <w:rStyle w:val="Hyperlink"/>
                <w:noProof/>
              </w:rPr>
              <w:t>Representation of Road Data</w:t>
            </w:r>
            <w:r>
              <w:rPr>
                <w:noProof/>
                <w:webHidden/>
              </w:rPr>
              <w:tab/>
            </w:r>
            <w:r>
              <w:rPr>
                <w:noProof/>
                <w:webHidden/>
              </w:rPr>
              <w:fldChar w:fldCharType="begin"/>
            </w:r>
            <w:r>
              <w:rPr>
                <w:noProof/>
                <w:webHidden/>
              </w:rPr>
              <w:instrText xml:space="preserve"> PAGEREF _Toc201121284 \h </w:instrText>
            </w:r>
            <w:r>
              <w:rPr>
                <w:noProof/>
                <w:webHidden/>
              </w:rPr>
            </w:r>
            <w:r>
              <w:rPr>
                <w:noProof/>
                <w:webHidden/>
              </w:rPr>
              <w:fldChar w:fldCharType="separate"/>
            </w:r>
            <w:r>
              <w:rPr>
                <w:noProof/>
                <w:webHidden/>
              </w:rPr>
              <w:t>30</w:t>
            </w:r>
            <w:r>
              <w:rPr>
                <w:noProof/>
                <w:webHidden/>
              </w:rPr>
              <w:fldChar w:fldCharType="end"/>
            </w:r>
          </w:hyperlink>
        </w:p>
        <w:p w14:paraId="1C796D85" w14:textId="14344195" w:rsidR="00F00ACC" w:rsidRDefault="00F00ACC">
          <w:pPr>
            <w:pStyle w:val="TOC2"/>
            <w:tabs>
              <w:tab w:val="right" w:leader="dot" w:pos="9350"/>
            </w:tabs>
            <w:rPr>
              <w:noProof/>
              <w:kern w:val="2"/>
              <w:lang w:val="en-CA" w:eastAsia="en-CA"/>
              <w14:ligatures w14:val="standardContextual"/>
            </w:rPr>
          </w:pPr>
          <w:hyperlink w:anchor="_Toc201121285" w:history="1">
            <w:r w:rsidRPr="00E275C5">
              <w:rPr>
                <w:rStyle w:val="Hyperlink"/>
                <w:noProof/>
              </w:rPr>
              <w:t>Junction</w:t>
            </w:r>
            <w:r>
              <w:rPr>
                <w:noProof/>
                <w:webHidden/>
              </w:rPr>
              <w:tab/>
            </w:r>
            <w:r>
              <w:rPr>
                <w:noProof/>
                <w:webHidden/>
              </w:rPr>
              <w:fldChar w:fldCharType="begin"/>
            </w:r>
            <w:r>
              <w:rPr>
                <w:noProof/>
                <w:webHidden/>
              </w:rPr>
              <w:instrText xml:space="preserve"> PAGEREF _Toc201121285 \h </w:instrText>
            </w:r>
            <w:r>
              <w:rPr>
                <w:noProof/>
                <w:webHidden/>
              </w:rPr>
            </w:r>
            <w:r>
              <w:rPr>
                <w:noProof/>
                <w:webHidden/>
              </w:rPr>
              <w:fldChar w:fldCharType="separate"/>
            </w:r>
            <w:r>
              <w:rPr>
                <w:noProof/>
                <w:webHidden/>
              </w:rPr>
              <w:t>32</w:t>
            </w:r>
            <w:r>
              <w:rPr>
                <w:noProof/>
                <w:webHidden/>
              </w:rPr>
              <w:fldChar w:fldCharType="end"/>
            </w:r>
          </w:hyperlink>
        </w:p>
        <w:p w14:paraId="796B59E2" w14:textId="1CA340B0" w:rsidR="00F00ACC" w:rsidRDefault="00F00ACC">
          <w:pPr>
            <w:pStyle w:val="TOC2"/>
            <w:tabs>
              <w:tab w:val="right" w:leader="dot" w:pos="9350"/>
            </w:tabs>
            <w:rPr>
              <w:noProof/>
              <w:kern w:val="2"/>
              <w:lang w:val="en-CA" w:eastAsia="en-CA"/>
              <w14:ligatures w14:val="standardContextual"/>
            </w:rPr>
          </w:pPr>
          <w:hyperlink w:anchor="_Toc201121286" w:history="1">
            <w:r w:rsidRPr="00E275C5">
              <w:rPr>
                <w:rStyle w:val="Hyperlink"/>
                <w:noProof/>
              </w:rPr>
              <w:t>Road</w:t>
            </w:r>
            <w:r>
              <w:rPr>
                <w:noProof/>
                <w:webHidden/>
              </w:rPr>
              <w:tab/>
            </w:r>
            <w:r>
              <w:rPr>
                <w:noProof/>
                <w:webHidden/>
              </w:rPr>
              <w:fldChar w:fldCharType="begin"/>
            </w:r>
            <w:r>
              <w:rPr>
                <w:noProof/>
                <w:webHidden/>
              </w:rPr>
              <w:instrText xml:space="preserve"> PAGEREF _Toc201121286 \h </w:instrText>
            </w:r>
            <w:r>
              <w:rPr>
                <w:noProof/>
                <w:webHidden/>
              </w:rPr>
            </w:r>
            <w:r>
              <w:rPr>
                <w:noProof/>
                <w:webHidden/>
              </w:rPr>
              <w:fldChar w:fldCharType="separate"/>
            </w:r>
            <w:r>
              <w:rPr>
                <w:noProof/>
                <w:webHidden/>
              </w:rPr>
              <w:t>34</w:t>
            </w:r>
            <w:r>
              <w:rPr>
                <w:noProof/>
                <w:webHidden/>
              </w:rPr>
              <w:fldChar w:fldCharType="end"/>
            </w:r>
          </w:hyperlink>
        </w:p>
        <w:p w14:paraId="266439C0" w14:textId="07825BB3" w:rsidR="00F00ACC" w:rsidRDefault="00F00ACC">
          <w:pPr>
            <w:pStyle w:val="TOC2"/>
            <w:tabs>
              <w:tab w:val="right" w:leader="dot" w:pos="9350"/>
            </w:tabs>
            <w:rPr>
              <w:noProof/>
              <w:kern w:val="2"/>
              <w:lang w:val="en-CA" w:eastAsia="en-CA"/>
              <w14:ligatures w14:val="standardContextual"/>
            </w:rPr>
          </w:pPr>
          <w:hyperlink w:anchor="_Toc201121287" w:history="1">
            <w:r w:rsidRPr="00E275C5">
              <w:rPr>
                <w:rStyle w:val="Hyperlink"/>
                <w:noProof/>
              </w:rPr>
              <w:t>RoadLink</w:t>
            </w:r>
            <w:r>
              <w:rPr>
                <w:noProof/>
                <w:webHidden/>
              </w:rPr>
              <w:tab/>
            </w:r>
            <w:r>
              <w:rPr>
                <w:noProof/>
                <w:webHidden/>
              </w:rPr>
              <w:fldChar w:fldCharType="begin"/>
            </w:r>
            <w:r>
              <w:rPr>
                <w:noProof/>
                <w:webHidden/>
              </w:rPr>
              <w:instrText xml:space="preserve"> PAGEREF _Toc201121287 \h </w:instrText>
            </w:r>
            <w:r>
              <w:rPr>
                <w:noProof/>
                <w:webHidden/>
              </w:rPr>
            </w:r>
            <w:r>
              <w:rPr>
                <w:noProof/>
                <w:webHidden/>
              </w:rPr>
              <w:fldChar w:fldCharType="separate"/>
            </w:r>
            <w:r>
              <w:rPr>
                <w:noProof/>
                <w:webHidden/>
              </w:rPr>
              <w:t>35</w:t>
            </w:r>
            <w:r>
              <w:rPr>
                <w:noProof/>
                <w:webHidden/>
              </w:rPr>
              <w:fldChar w:fldCharType="end"/>
            </w:r>
          </w:hyperlink>
        </w:p>
        <w:p w14:paraId="6E083DF5" w14:textId="604F6BDC" w:rsidR="00F00ACC" w:rsidRDefault="00F00ACC">
          <w:pPr>
            <w:pStyle w:val="TOC2"/>
            <w:tabs>
              <w:tab w:val="right" w:leader="dot" w:pos="9350"/>
            </w:tabs>
            <w:rPr>
              <w:noProof/>
              <w:kern w:val="2"/>
              <w:lang w:val="en-CA" w:eastAsia="en-CA"/>
              <w14:ligatures w14:val="standardContextual"/>
            </w:rPr>
          </w:pPr>
          <w:hyperlink w:anchor="_Toc201121288" w:history="1">
            <w:r w:rsidRPr="00E275C5">
              <w:rPr>
                <w:rStyle w:val="Hyperlink"/>
                <w:noProof/>
              </w:rPr>
              <w:t xml:space="preserve">Implementation of ORN Data Mapping to TTL </w:t>
            </w:r>
            <w:r>
              <w:rPr>
                <w:noProof/>
                <w:webHidden/>
              </w:rPr>
              <w:tab/>
            </w:r>
            <w:r>
              <w:rPr>
                <w:noProof/>
                <w:webHidden/>
              </w:rPr>
              <w:fldChar w:fldCharType="begin"/>
            </w:r>
            <w:r>
              <w:rPr>
                <w:noProof/>
                <w:webHidden/>
              </w:rPr>
              <w:instrText xml:space="preserve"> PAGEREF _Toc201121288 \h </w:instrText>
            </w:r>
            <w:r>
              <w:rPr>
                <w:noProof/>
                <w:webHidden/>
              </w:rPr>
            </w:r>
            <w:r>
              <w:rPr>
                <w:noProof/>
                <w:webHidden/>
              </w:rPr>
              <w:fldChar w:fldCharType="separate"/>
            </w:r>
            <w:r>
              <w:rPr>
                <w:noProof/>
                <w:webHidden/>
              </w:rPr>
              <w:t>46</w:t>
            </w:r>
            <w:r>
              <w:rPr>
                <w:noProof/>
                <w:webHidden/>
              </w:rPr>
              <w:fldChar w:fldCharType="end"/>
            </w:r>
          </w:hyperlink>
        </w:p>
        <w:p w14:paraId="4D3DDD95" w14:textId="5D2EFA83" w:rsidR="00F00ACC" w:rsidRDefault="00F00ACC">
          <w:pPr>
            <w:pStyle w:val="TOC2"/>
            <w:tabs>
              <w:tab w:val="right" w:leader="dot" w:pos="9350"/>
            </w:tabs>
            <w:rPr>
              <w:noProof/>
              <w:kern w:val="2"/>
              <w:lang w:val="en-CA" w:eastAsia="en-CA"/>
              <w14:ligatures w14:val="standardContextual"/>
            </w:rPr>
          </w:pPr>
          <w:hyperlink w:anchor="_Toc201121289" w:history="1">
            <w:r w:rsidRPr="00E275C5">
              <w:rPr>
                <w:rStyle w:val="Hyperlink"/>
                <w:noProof/>
              </w:rPr>
              <w:t>CDT Classes and Properties</w:t>
            </w:r>
            <w:r>
              <w:rPr>
                <w:noProof/>
                <w:webHidden/>
              </w:rPr>
              <w:tab/>
            </w:r>
            <w:r>
              <w:rPr>
                <w:noProof/>
                <w:webHidden/>
              </w:rPr>
              <w:fldChar w:fldCharType="begin"/>
            </w:r>
            <w:r>
              <w:rPr>
                <w:noProof/>
                <w:webHidden/>
              </w:rPr>
              <w:instrText xml:space="preserve"> PAGEREF _Toc201121289 \h </w:instrText>
            </w:r>
            <w:r>
              <w:rPr>
                <w:noProof/>
                <w:webHidden/>
              </w:rPr>
            </w:r>
            <w:r>
              <w:rPr>
                <w:noProof/>
                <w:webHidden/>
              </w:rPr>
              <w:fldChar w:fldCharType="separate"/>
            </w:r>
            <w:r>
              <w:rPr>
                <w:noProof/>
                <w:webHidden/>
              </w:rPr>
              <w:t>48</w:t>
            </w:r>
            <w:r>
              <w:rPr>
                <w:noProof/>
                <w:webHidden/>
              </w:rPr>
              <w:fldChar w:fldCharType="end"/>
            </w:r>
          </w:hyperlink>
        </w:p>
        <w:p w14:paraId="246584B5" w14:textId="596A8773" w:rsidR="295C87C8" w:rsidRPr="001B5578" w:rsidRDefault="295C87C8" w:rsidP="002860FB">
          <w:pPr>
            <w:pStyle w:val="TOC2"/>
            <w:tabs>
              <w:tab w:val="right" w:leader="dot" w:pos="9345"/>
            </w:tabs>
          </w:pPr>
          <w:r w:rsidRPr="001B5578">
            <w:fldChar w:fldCharType="end"/>
          </w:r>
          <w:r w:rsidR="00B46D83" w:rsidRPr="001B5578">
            <w:tab/>
          </w:r>
        </w:p>
      </w:sdtContent>
    </w:sdt>
    <w:p w14:paraId="75C50D39" w14:textId="55FE3F47" w:rsidR="005F70F0" w:rsidRPr="001B5578" w:rsidRDefault="3A9F7239" w:rsidP="1EC11F8C">
      <w:pPr>
        <w:pStyle w:val="Heading1"/>
        <w:rPr>
          <w:color w:val="000000" w:themeColor="text1"/>
          <w:sz w:val="28"/>
          <w:szCs w:val="28"/>
        </w:rPr>
      </w:pPr>
      <w:bookmarkStart w:id="5" w:name="_Toc201121260"/>
      <w:r w:rsidRPr="001B5578">
        <w:t>Introduction</w:t>
      </w:r>
      <w:bookmarkEnd w:id="5"/>
    </w:p>
    <w:p w14:paraId="451023EF" w14:textId="41A746A0" w:rsidR="00AD54A9" w:rsidRPr="001B5578" w:rsidRDefault="22E5005F"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The City Digital Twin project at the University of Toronto’s Urban Data Research Centre</w:t>
      </w:r>
      <w:r w:rsidR="68771804" w:rsidRPr="001B5578">
        <w:rPr>
          <w:rFonts w:ascii="Calibri" w:eastAsia="Calibri" w:hAnsi="Calibri" w:cs="Calibri"/>
          <w:color w:val="000000" w:themeColor="text1"/>
          <w:sz w:val="22"/>
          <w:szCs w:val="22"/>
        </w:rPr>
        <w:t xml:space="preserve"> aims to develop a digital twin of the City of Toronto. It builds on existing city data standards such as ISO/IEC 21972:2020, ISO/IEC 5087-1</w:t>
      </w:r>
      <w:r w:rsidR="005B2FE4" w:rsidRPr="001B5578">
        <w:rPr>
          <w:rFonts w:ascii="Calibri" w:eastAsia="Calibri" w:hAnsi="Calibri" w:cs="Calibri"/>
          <w:color w:val="000000" w:themeColor="text1"/>
          <w:sz w:val="22"/>
          <w:szCs w:val="22"/>
        </w:rPr>
        <w:t>:2024</w:t>
      </w:r>
      <w:r w:rsidR="68771804" w:rsidRPr="001B5578">
        <w:rPr>
          <w:rFonts w:ascii="Calibri" w:eastAsia="Calibri" w:hAnsi="Calibri" w:cs="Calibri"/>
          <w:color w:val="000000" w:themeColor="text1"/>
          <w:sz w:val="22"/>
          <w:szCs w:val="22"/>
        </w:rPr>
        <w:t>, and ISO/IEC 5087-2</w:t>
      </w:r>
      <w:r w:rsidR="005B2FE4" w:rsidRPr="001B5578">
        <w:rPr>
          <w:rFonts w:ascii="Calibri" w:eastAsia="Calibri" w:hAnsi="Calibri" w:cs="Calibri"/>
          <w:color w:val="000000" w:themeColor="text1"/>
          <w:sz w:val="22"/>
          <w:szCs w:val="22"/>
        </w:rPr>
        <w:t>:2024</w:t>
      </w:r>
      <w:r w:rsidR="68771804" w:rsidRPr="001B5578">
        <w:rPr>
          <w:rFonts w:ascii="Calibri" w:eastAsia="Calibri" w:hAnsi="Calibri" w:cs="Calibri"/>
          <w:color w:val="000000" w:themeColor="text1"/>
          <w:sz w:val="22"/>
          <w:szCs w:val="22"/>
        </w:rPr>
        <w:t xml:space="preserve">, and conforms to Linked Data requirements.  The goal of this project is to </w:t>
      </w:r>
      <w:r w:rsidR="005B2FE4" w:rsidRPr="001B5578">
        <w:rPr>
          <w:rFonts w:ascii="Calibri" w:eastAsia="Calibri" w:hAnsi="Calibri" w:cs="Calibri"/>
          <w:color w:val="000000" w:themeColor="text1"/>
          <w:sz w:val="22"/>
          <w:szCs w:val="22"/>
        </w:rPr>
        <w:t xml:space="preserve">demonstrate standards-based </w:t>
      </w:r>
      <w:r w:rsidR="68771804" w:rsidRPr="001B5578">
        <w:rPr>
          <w:rFonts w:ascii="Calibri" w:eastAsia="Calibri" w:hAnsi="Calibri" w:cs="Calibri"/>
          <w:color w:val="000000" w:themeColor="text1"/>
          <w:sz w:val="22"/>
          <w:szCs w:val="22"/>
        </w:rPr>
        <w:t>semantic interoperability of city data</w:t>
      </w:r>
      <w:r w:rsidR="005B2FE4" w:rsidRPr="001B5578">
        <w:rPr>
          <w:rFonts w:ascii="Calibri" w:eastAsia="Calibri" w:hAnsi="Calibri" w:cs="Calibri"/>
          <w:color w:val="000000" w:themeColor="text1"/>
          <w:sz w:val="22"/>
          <w:szCs w:val="22"/>
        </w:rPr>
        <w:t xml:space="preserve">. </w:t>
      </w:r>
      <w:r w:rsidR="68771804" w:rsidRPr="001B5578">
        <w:rPr>
          <w:rFonts w:ascii="Calibri" w:eastAsia="Calibri" w:hAnsi="Calibri" w:cs="Calibri"/>
          <w:color w:val="000000" w:themeColor="text1"/>
          <w:sz w:val="22"/>
          <w:szCs w:val="22"/>
        </w:rPr>
        <w:t xml:space="preserve">These </w:t>
      </w:r>
      <w:r w:rsidR="005B2FE4" w:rsidRPr="001B5578">
        <w:rPr>
          <w:rFonts w:ascii="Calibri" w:eastAsia="Calibri" w:hAnsi="Calibri" w:cs="Calibri"/>
          <w:color w:val="000000" w:themeColor="text1"/>
          <w:sz w:val="22"/>
          <w:szCs w:val="22"/>
        </w:rPr>
        <w:t xml:space="preserve">standard </w:t>
      </w:r>
      <w:r w:rsidR="68771804" w:rsidRPr="001B5578">
        <w:rPr>
          <w:rFonts w:ascii="Calibri" w:eastAsia="Calibri" w:hAnsi="Calibri" w:cs="Calibri"/>
          <w:color w:val="000000" w:themeColor="text1"/>
          <w:sz w:val="22"/>
          <w:szCs w:val="22"/>
        </w:rPr>
        <w:t xml:space="preserve">ontologies enable the integration of data from multiple sources, opening up new possibilities for the development of data analysis and visualization tools.  </w:t>
      </w:r>
      <w:r w:rsidR="00134028" w:rsidRPr="001B5578">
        <w:rPr>
          <w:rFonts w:ascii="Calibri" w:eastAsia="Calibri" w:hAnsi="Calibri" w:cs="Calibri"/>
          <w:color w:val="000000" w:themeColor="text1"/>
          <w:sz w:val="22"/>
          <w:szCs w:val="22"/>
        </w:rPr>
        <w:t xml:space="preserve">Our City Digital Twin is represented as a knowledge </w:t>
      </w:r>
      <w:r w:rsidR="68771804" w:rsidRPr="001B5578">
        <w:rPr>
          <w:rFonts w:ascii="Calibri" w:eastAsia="Calibri" w:hAnsi="Calibri" w:cs="Calibri"/>
          <w:color w:val="000000" w:themeColor="text1"/>
          <w:sz w:val="22"/>
          <w:szCs w:val="22"/>
        </w:rPr>
        <w:t>graph</w:t>
      </w:r>
      <w:r w:rsidR="00134028" w:rsidRPr="001B5578">
        <w:rPr>
          <w:rFonts w:ascii="Calibri" w:eastAsia="Calibri" w:hAnsi="Calibri" w:cs="Calibri"/>
          <w:color w:val="000000" w:themeColor="text1"/>
          <w:sz w:val="22"/>
          <w:szCs w:val="22"/>
        </w:rPr>
        <w:t xml:space="preserve"> </w:t>
      </w:r>
      <w:r w:rsidR="68771804" w:rsidRPr="001B5578">
        <w:rPr>
          <w:rFonts w:ascii="Calibri" w:eastAsia="Calibri" w:hAnsi="Calibri" w:cs="Calibri"/>
          <w:color w:val="000000" w:themeColor="text1"/>
          <w:sz w:val="22"/>
          <w:szCs w:val="22"/>
        </w:rPr>
        <w:t xml:space="preserve">containing </w:t>
      </w:r>
      <w:r w:rsidR="00134028" w:rsidRPr="001B5578">
        <w:rPr>
          <w:rFonts w:ascii="Calibri" w:eastAsia="Calibri" w:hAnsi="Calibri" w:cs="Calibri"/>
          <w:color w:val="000000" w:themeColor="text1"/>
          <w:sz w:val="22"/>
          <w:szCs w:val="22"/>
        </w:rPr>
        <w:t>a growing variety of</w:t>
      </w:r>
      <w:r w:rsidR="05A8F9B7" w:rsidRPr="001B5578">
        <w:rPr>
          <w:rFonts w:ascii="Calibri" w:eastAsia="Calibri" w:hAnsi="Calibri" w:cs="Calibri"/>
          <w:color w:val="000000" w:themeColor="text1"/>
          <w:sz w:val="22"/>
          <w:szCs w:val="22"/>
        </w:rPr>
        <w:t xml:space="preserve"> city data (e.g. </w:t>
      </w:r>
      <w:r w:rsidR="0049709C" w:rsidRPr="001B5578">
        <w:rPr>
          <w:rFonts w:ascii="Calibri" w:eastAsia="Calibri" w:hAnsi="Calibri" w:cs="Calibri"/>
          <w:color w:val="000000" w:themeColor="text1"/>
          <w:sz w:val="22"/>
          <w:szCs w:val="22"/>
        </w:rPr>
        <w:t xml:space="preserve">Canadian </w:t>
      </w:r>
      <w:r w:rsidR="05A8F9B7" w:rsidRPr="001B5578">
        <w:rPr>
          <w:rFonts w:ascii="Calibri" w:eastAsia="Calibri" w:hAnsi="Calibri" w:cs="Calibri"/>
          <w:color w:val="000000" w:themeColor="text1"/>
          <w:sz w:val="22"/>
          <w:szCs w:val="22"/>
        </w:rPr>
        <w:t xml:space="preserve">Census, </w:t>
      </w:r>
      <w:r w:rsidR="0049709C" w:rsidRPr="001B5578">
        <w:rPr>
          <w:rFonts w:ascii="Calibri" w:eastAsia="Calibri" w:hAnsi="Calibri" w:cs="Calibri"/>
          <w:color w:val="000000" w:themeColor="text1"/>
          <w:sz w:val="22"/>
          <w:szCs w:val="22"/>
        </w:rPr>
        <w:t xml:space="preserve">Toronto Police </w:t>
      </w:r>
      <w:r w:rsidR="05A8F9B7" w:rsidRPr="001B5578">
        <w:rPr>
          <w:rFonts w:ascii="Calibri" w:eastAsia="Calibri" w:hAnsi="Calibri" w:cs="Calibri"/>
          <w:color w:val="000000" w:themeColor="text1"/>
          <w:sz w:val="22"/>
          <w:szCs w:val="22"/>
        </w:rPr>
        <w:t>Crime</w:t>
      </w:r>
      <w:r w:rsidR="0049709C" w:rsidRPr="001B5578">
        <w:rPr>
          <w:rFonts w:ascii="Calibri" w:eastAsia="Calibri" w:hAnsi="Calibri" w:cs="Calibri"/>
          <w:color w:val="000000" w:themeColor="text1"/>
          <w:sz w:val="22"/>
          <w:szCs w:val="22"/>
        </w:rPr>
        <w:t xml:space="preserve"> Data</w:t>
      </w:r>
      <w:r w:rsidR="05A8F9B7" w:rsidRPr="001B5578">
        <w:rPr>
          <w:rFonts w:ascii="Calibri" w:eastAsia="Calibri" w:hAnsi="Calibri" w:cs="Calibri"/>
          <w:color w:val="000000" w:themeColor="text1"/>
          <w:sz w:val="22"/>
          <w:szCs w:val="22"/>
        </w:rPr>
        <w:t xml:space="preserve">, </w:t>
      </w:r>
      <w:r w:rsidR="0049709C" w:rsidRPr="001B5578">
        <w:rPr>
          <w:rFonts w:ascii="Calibri" w:eastAsia="Calibri" w:hAnsi="Calibri" w:cs="Calibri"/>
          <w:color w:val="000000" w:themeColor="text1"/>
          <w:sz w:val="22"/>
          <w:szCs w:val="22"/>
        </w:rPr>
        <w:t>City transportation infrastructure, parks, food stores, schools</w:t>
      </w:r>
      <w:r w:rsidR="00C81AC8" w:rsidRPr="001B5578">
        <w:rPr>
          <w:rFonts w:ascii="Calibri" w:eastAsia="Calibri" w:hAnsi="Calibri" w:cs="Calibri"/>
          <w:color w:val="000000" w:themeColor="text1"/>
          <w:sz w:val="22"/>
          <w:szCs w:val="22"/>
        </w:rPr>
        <w:t>, …</w:t>
      </w:r>
      <w:r w:rsidR="05A8F9B7" w:rsidRPr="001B5578">
        <w:rPr>
          <w:rFonts w:ascii="Calibri" w:eastAsia="Calibri" w:hAnsi="Calibri" w:cs="Calibri"/>
          <w:color w:val="000000" w:themeColor="text1"/>
          <w:sz w:val="22"/>
          <w:szCs w:val="22"/>
        </w:rPr>
        <w:t>)</w:t>
      </w:r>
      <w:r w:rsidR="68771804" w:rsidRPr="001B5578">
        <w:rPr>
          <w:rFonts w:ascii="Calibri" w:eastAsia="Calibri" w:hAnsi="Calibri" w:cs="Calibri"/>
          <w:color w:val="000000" w:themeColor="text1"/>
          <w:sz w:val="22"/>
          <w:szCs w:val="22"/>
        </w:rPr>
        <w:t xml:space="preserve">.  </w:t>
      </w:r>
      <w:r w:rsidR="00822745" w:rsidRPr="001B5578">
        <w:rPr>
          <w:rFonts w:ascii="Calibri" w:eastAsia="Calibri" w:hAnsi="Calibri" w:cs="Calibri"/>
          <w:color w:val="000000" w:themeColor="text1"/>
          <w:sz w:val="22"/>
          <w:szCs w:val="22"/>
        </w:rPr>
        <w:t>Our City Digital Twin also supports a d</w:t>
      </w:r>
      <w:r w:rsidR="0A664EBF" w:rsidRPr="001B5578">
        <w:rPr>
          <w:rFonts w:ascii="Calibri" w:eastAsia="Calibri" w:hAnsi="Calibri" w:cs="Calibri"/>
          <w:color w:val="000000" w:themeColor="text1"/>
          <w:sz w:val="22"/>
          <w:szCs w:val="22"/>
        </w:rPr>
        <w:t>ashboard</w:t>
      </w:r>
      <w:r w:rsidR="68771804" w:rsidRPr="001B5578">
        <w:rPr>
          <w:rFonts w:ascii="Calibri" w:eastAsia="Calibri" w:hAnsi="Calibri" w:cs="Calibri"/>
          <w:color w:val="000000" w:themeColor="text1"/>
          <w:sz w:val="22"/>
          <w:szCs w:val="22"/>
        </w:rPr>
        <w:t xml:space="preserve"> </w:t>
      </w:r>
      <w:r w:rsidR="00822745" w:rsidRPr="001B5578">
        <w:rPr>
          <w:rFonts w:ascii="Calibri" w:eastAsia="Calibri" w:hAnsi="Calibri" w:cs="Calibri"/>
          <w:color w:val="000000" w:themeColor="text1"/>
          <w:sz w:val="22"/>
          <w:szCs w:val="22"/>
        </w:rPr>
        <w:t>that can</w:t>
      </w:r>
      <w:r w:rsidR="732543C1" w:rsidRPr="001B5578">
        <w:rPr>
          <w:rFonts w:ascii="Calibri" w:eastAsia="Calibri" w:hAnsi="Calibri" w:cs="Calibri"/>
          <w:color w:val="000000" w:themeColor="text1"/>
          <w:sz w:val="22"/>
          <w:szCs w:val="22"/>
        </w:rPr>
        <w:t xml:space="preserve"> generate</w:t>
      </w:r>
      <w:r w:rsidR="68771804" w:rsidRPr="001B5578">
        <w:rPr>
          <w:rFonts w:ascii="Calibri" w:eastAsia="Calibri" w:hAnsi="Calibri" w:cs="Calibri"/>
          <w:color w:val="000000" w:themeColor="text1"/>
          <w:sz w:val="22"/>
          <w:szCs w:val="22"/>
        </w:rPr>
        <w:t xml:space="preserve"> data visualizations </w:t>
      </w:r>
      <w:r w:rsidR="2881DA06" w:rsidRPr="001B5578">
        <w:rPr>
          <w:rFonts w:ascii="Calibri" w:eastAsia="Calibri" w:hAnsi="Calibri" w:cs="Calibri"/>
          <w:color w:val="000000" w:themeColor="text1"/>
          <w:sz w:val="22"/>
          <w:szCs w:val="22"/>
        </w:rPr>
        <w:t>using the</w:t>
      </w:r>
      <w:r w:rsidR="68771804" w:rsidRPr="001B5578">
        <w:rPr>
          <w:rFonts w:ascii="Calibri" w:eastAsia="Calibri" w:hAnsi="Calibri" w:cs="Calibri"/>
          <w:color w:val="000000" w:themeColor="text1"/>
          <w:sz w:val="22"/>
          <w:szCs w:val="22"/>
        </w:rPr>
        <w:t xml:space="preserve"> c</w:t>
      </w:r>
      <w:r w:rsidR="25ED949F" w:rsidRPr="001B5578">
        <w:rPr>
          <w:rFonts w:ascii="Calibri" w:eastAsia="Calibri" w:hAnsi="Calibri" w:cs="Calibri"/>
          <w:color w:val="000000" w:themeColor="text1"/>
          <w:sz w:val="22"/>
          <w:szCs w:val="22"/>
        </w:rPr>
        <w:t>ity</w:t>
      </w:r>
      <w:r w:rsidR="68771804" w:rsidRPr="001B5578">
        <w:rPr>
          <w:rFonts w:ascii="Calibri" w:eastAsia="Calibri" w:hAnsi="Calibri" w:cs="Calibri"/>
          <w:color w:val="000000" w:themeColor="text1"/>
          <w:sz w:val="22"/>
          <w:szCs w:val="22"/>
        </w:rPr>
        <w:t xml:space="preserve"> data</w:t>
      </w:r>
      <w:r w:rsidR="0B752226" w:rsidRPr="001B5578">
        <w:rPr>
          <w:rFonts w:ascii="Calibri" w:eastAsia="Calibri" w:hAnsi="Calibri" w:cs="Calibri"/>
          <w:color w:val="000000" w:themeColor="text1"/>
          <w:sz w:val="22"/>
          <w:szCs w:val="22"/>
        </w:rPr>
        <w:t xml:space="preserve"> from the graph database</w:t>
      </w:r>
      <w:r w:rsidR="68771804" w:rsidRPr="001B5578">
        <w:rPr>
          <w:rFonts w:ascii="Calibri" w:eastAsia="Calibri" w:hAnsi="Calibri" w:cs="Calibri"/>
          <w:color w:val="000000" w:themeColor="text1"/>
          <w:sz w:val="22"/>
          <w:szCs w:val="22"/>
        </w:rPr>
        <w:t xml:space="preserve">. </w:t>
      </w:r>
    </w:p>
    <w:p w14:paraId="7AAE7256" w14:textId="04DBF36C" w:rsidR="00AD54A9" w:rsidRPr="001B5578" w:rsidRDefault="00AD54A9"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Our City Digital Twin is general in the sense the ontologies and standards being used to represent city </w:t>
      </w:r>
      <w:r w:rsidR="3E02432B" w:rsidRPr="001B5578">
        <w:rPr>
          <w:rFonts w:ascii="Calibri" w:eastAsia="Calibri" w:hAnsi="Calibri" w:cs="Calibri"/>
          <w:color w:val="000000" w:themeColor="text1"/>
          <w:sz w:val="22"/>
          <w:szCs w:val="22"/>
        </w:rPr>
        <w:t>data</w:t>
      </w:r>
      <w:r w:rsidRPr="001B5578">
        <w:rPr>
          <w:rFonts w:ascii="Calibri" w:eastAsia="Calibri" w:hAnsi="Calibri" w:cs="Calibri"/>
          <w:color w:val="000000" w:themeColor="text1"/>
          <w:sz w:val="22"/>
          <w:szCs w:val="22"/>
        </w:rPr>
        <w:t xml:space="preserve"> are city independent. </w:t>
      </w:r>
      <w:r w:rsidR="0C800BB8" w:rsidRPr="001B5578">
        <w:rPr>
          <w:rFonts w:ascii="Calibri" w:eastAsia="Calibri" w:hAnsi="Calibri" w:cs="Calibri"/>
          <w:color w:val="000000" w:themeColor="text1"/>
          <w:sz w:val="22"/>
          <w:szCs w:val="22"/>
        </w:rPr>
        <w:t>Therefore,</w:t>
      </w:r>
      <w:r w:rsidRPr="001B5578">
        <w:rPr>
          <w:rFonts w:ascii="Calibri" w:eastAsia="Calibri" w:hAnsi="Calibri" w:cs="Calibri"/>
          <w:color w:val="000000" w:themeColor="text1"/>
          <w:sz w:val="22"/>
          <w:szCs w:val="22"/>
        </w:rPr>
        <w:t xml:space="preserve"> the CDT can be applied to any city with modification.</w:t>
      </w:r>
    </w:p>
    <w:p w14:paraId="67601815" w14:textId="7B48913D" w:rsidR="005F70F0" w:rsidRPr="001B5578" w:rsidRDefault="73CE2A48" w:rsidP="1EC11F8C">
      <w:pPr>
        <w:pStyle w:val="Heading1"/>
        <w:rPr>
          <w:rFonts w:ascii="Calibri" w:eastAsia="Calibri" w:hAnsi="Calibri" w:cs="Calibri"/>
          <w:color w:val="000000" w:themeColor="text1"/>
          <w:sz w:val="28"/>
          <w:szCs w:val="28"/>
        </w:rPr>
      </w:pPr>
      <w:bookmarkStart w:id="6" w:name="_Toc201121261"/>
      <w:r w:rsidRPr="001B5578">
        <w:t>Accessing the Dashboard</w:t>
      </w:r>
      <w:bookmarkEnd w:id="6"/>
    </w:p>
    <w:p w14:paraId="1A27DF1A" w14:textId="65981FD5" w:rsidR="005F70F0" w:rsidRPr="001B5578" w:rsidRDefault="54B797D2"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The City Digital Twin Dashboard can be</w:t>
      </w:r>
      <w:r w:rsidR="0D32B274" w:rsidRPr="001B5578">
        <w:rPr>
          <w:rFonts w:ascii="Calibri" w:eastAsia="Calibri" w:hAnsi="Calibri" w:cs="Calibri"/>
          <w:color w:val="000000" w:themeColor="text1"/>
          <w:sz w:val="22"/>
          <w:szCs w:val="22"/>
        </w:rPr>
        <w:t xml:space="preserve"> directly</w:t>
      </w:r>
      <w:r w:rsidRPr="001B5578">
        <w:rPr>
          <w:rFonts w:ascii="Calibri" w:eastAsia="Calibri" w:hAnsi="Calibri" w:cs="Calibri"/>
          <w:color w:val="000000" w:themeColor="text1"/>
          <w:sz w:val="22"/>
          <w:szCs w:val="22"/>
        </w:rPr>
        <w:t xml:space="preserve"> accessed using the following link: </w:t>
      </w:r>
      <w:hyperlink r:id="rId11">
        <w:r w:rsidRPr="001B5578">
          <w:rPr>
            <w:rStyle w:val="Hyperlink"/>
            <w:rFonts w:ascii="Calibri" w:eastAsia="Calibri" w:hAnsi="Calibri" w:cs="Calibri"/>
            <w:sz w:val="22"/>
            <w:szCs w:val="22"/>
          </w:rPr>
          <w:t>http://ec2-3-97-59-180.ca-central-1.compute.amazonaws.com:3001/.</w:t>
        </w:r>
      </w:hyperlink>
      <w:r w:rsidR="602DBD0C" w:rsidRPr="001B5578">
        <w:rPr>
          <w:rFonts w:ascii="Calibri" w:eastAsia="Calibri" w:hAnsi="Calibri" w:cs="Calibri"/>
          <w:sz w:val="22"/>
          <w:szCs w:val="22"/>
        </w:rPr>
        <w:t xml:space="preserve">  </w:t>
      </w:r>
    </w:p>
    <w:p w14:paraId="4B761193" w14:textId="2344E606" w:rsidR="005F70F0" w:rsidRPr="001B5578" w:rsidRDefault="602DBD0C" w:rsidP="6DBE7804">
      <w:pPr>
        <w:spacing w:line="259" w:lineRule="auto"/>
        <w:rPr>
          <w:rFonts w:ascii="Calibri" w:eastAsia="Calibri" w:hAnsi="Calibri" w:cs="Calibri"/>
          <w:sz w:val="22"/>
          <w:szCs w:val="22"/>
        </w:rPr>
      </w:pPr>
      <w:r w:rsidRPr="001B5578">
        <w:rPr>
          <w:rFonts w:ascii="Calibri" w:eastAsia="Calibri" w:hAnsi="Calibri" w:cs="Calibri"/>
          <w:sz w:val="22"/>
          <w:szCs w:val="22"/>
        </w:rPr>
        <w:t>Alternatively, it can be downloaded from GitHub (</w:t>
      </w:r>
      <w:hyperlink r:id="rId12">
        <w:r w:rsidR="75130BCE" w:rsidRPr="001B5578">
          <w:rPr>
            <w:rStyle w:val="Hyperlink"/>
            <w:rFonts w:ascii="Calibri" w:eastAsia="Calibri" w:hAnsi="Calibri" w:cs="Calibri"/>
            <w:sz w:val="22"/>
            <w:szCs w:val="22"/>
          </w:rPr>
          <w:t>https://github.com/csse-uoft/city-digital-twin/tree/develop</w:t>
        </w:r>
      </w:hyperlink>
      <w:r w:rsidRPr="001B5578">
        <w:rPr>
          <w:rFonts w:ascii="Calibri" w:eastAsia="Calibri" w:hAnsi="Calibri" w:cs="Calibri"/>
          <w:sz w:val="22"/>
          <w:szCs w:val="22"/>
        </w:rPr>
        <w:t>)</w:t>
      </w:r>
      <w:r w:rsidR="2F067459" w:rsidRPr="001B5578">
        <w:rPr>
          <w:rFonts w:ascii="Calibri" w:eastAsia="Calibri" w:hAnsi="Calibri" w:cs="Calibri"/>
          <w:sz w:val="22"/>
          <w:szCs w:val="22"/>
        </w:rPr>
        <w:t xml:space="preserve"> </w:t>
      </w:r>
      <w:r w:rsidRPr="001B5578">
        <w:rPr>
          <w:rFonts w:ascii="Calibri" w:eastAsia="Calibri" w:hAnsi="Calibri" w:cs="Calibri"/>
          <w:sz w:val="22"/>
          <w:szCs w:val="22"/>
        </w:rPr>
        <w:t>and run locally</w:t>
      </w:r>
      <w:r w:rsidR="286DF636" w:rsidRPr="001B5578">
        <w:rPr>
          <w:rFonts w:ascii="Calibri" w:eastAsia="Calibri" w:hAnsi="Calibri" w:cs="Calibri"/>
          <w:sz w:val="22"/>
          <w:szCs w:val="22"/>
        </w:rPr>
        <w:t>.  You can run it locally on your computer by completing the following steps</w:t>
      </w:r>
      <w:r w:rsidR="42FB1CF6" w:rsidRPr="001B5578">
        <w:rPr>
          <w:rFonts w:ascii="Calibri" w:eastAsia="Calibri" w:hAnsi="Calibri" w:cs="Calibri"/>
          <w:sz w:val="22"/>
          <w:szCs w:val="22"/>
        </w:rPr>
        <w:t>:</w:t>
      </w:r>
    </w:p>
    <w:p w14:paraId="5BBAB93F" w14:textId="3C40C616" w:rsidR="005F70F0" w:rsidRPr="001B5578" w:rsidRDefault="42FB1CF6"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lastRenderedPageBreak/>
        <w:t>Download the “develop” branch of the City Digital Twin</w:t>
      </w:r>
      <w:r w:rsidR="243B9E23" w:rsidRPr="001B5578">
        <w:rPr>
          <w:rFonts w:ascii="Calibri" w:eastAsia="Calibri" w:hAnsi="Calibri" w:cs="Calibri"/>
          <w:sz w:val="22"/>
          <w:szCs w:val="22"/>
        </w:rPr>
        <w:t xml:space="preserve"> from our GitHub: </w:t>
      </w:r>
      <w:hyperlink r:id="rId13">
        <w:r w:rsidR="243B9E23" w:rsidRPr="001B5578">
          <w:rPr>
            <w:rStyle w:val="Hyperlink"/>
            <w:rFonts w:ascii="Calibri" w:eastAsia="Calibri" w:hAnsi="Calibri" w:cs="Calibri"/>
            <w:sz w:val="22"/>
            <w:szCs w:val="22"/>
          </w:rPr>
          <w:t>https://github.com/csse-uoft/city-digital-twin/tree/develop</w:t>
        </w:r>
        <w:r w:rsidR="0F0F9EC3" w:rsidRPr="001B5578">
          <w:rPr>
            <w:rStyle w:val="Hyperlink"/>
            <w:rFonts w:ascii="Calibri" w:eastAsia="Calibri" w:hAnsi="Calibri" w:cs="Calibri"/>
            <w:sz w:val="22"/>
            <w:szCs w:val="22"/>
          </w:rPr>
          <w:t>.</w:t>
        </w:r>
      </w:hyperlink>
      <w:r w:rsidR="243B9E23" w:rsidRPr="001B5578">
        <w:rPr>
          <w:rFonts w:ascii="Calibri" w:eastAsia="Calibri" w:hAnsi="Calibri" w:cs="Calibri"/>
          <w:sz w:val="22"/>
          <w:szCs w:val="22"/>
        </w:rPr>
        <w:t xml:space="preserve"> </w:t>
      </w:r>
      <w:r w:rsidR="4D062115" w:rsidRPr="001B5578">
        <w:rPr>
          <w:rFonts w:ascii="Calibri" w:eastAsia="Calibri" w:hAnsi="Calibri" w:cs="Calibri"/>
          <w:sz w:val="22"/>
          <w:szCs w:val="22"/>
        </w:rPr>
        <w:t xml:space="preserve"> I</w:t>
      </w:r>
      <w:r w:rsidR="243B9E23" w:rsidRPr="001B5578">
        <w:rPr>
          <w:rFonts w:ascii="Calibri" w:eastAsia="Calibri" w:hAnsi="Calibri" w:cs="Calibri"/>
          <w:sz w:val="22"/>
          <w:szCs w:val="22"/>
        </w:rPr>
        <w:t xml:space="preserve">f you downloaded </w:t>
      </w:r>
      <w:r w:rsidR="192F0FAA" w:rsidRPr="001B5578">
        <w:rPr>
          <w:rFonts w:ascii="Calibri" w:eastAsia="Calibri" w:hAnsi="Calibri" w:cs="Calibri"/>
          <w:sz w:val="22"/>
          <w:szCs w:val="22"/>
        </w:rPr>
        <w:t>the code</w:t>
      </w:r>
      <w:r w:rsidR="243B9E23" w:rsidRPr="001B5578">
        <w:rPr>
          <w:rFonts w:ascii="Calibri" w:eastAsia="Calibri" w:hAnsi="Calibri" w:cs="Calibri"/>
          <w:sz w:val="22"/>
          <w:szCs w:val="22"/>
        </w:rPr>
        <w:t xml:space="preserve"> as a </w:t>
      </w:r>
      <w:r w:rsidR="0C336389" w:rsidRPr="001B5578">
        <w:rPr>
          <w:rFonts w:ascii="Calibri" w:eastAsia="Calibri" w:hAnsi="Calibri" w:cs="Calibri"/>
          <w:sz w:val="22"/>
          <w:szCs w:val="22"/>
        </w:rPr>
        <w:t>.zip file</w:t>
      </w:r>
      <w:r w:rsidR="19FA3E4C" w:rsidRPr="001B5578">
        <w:rPr>
          <w:rFonts w:ascii="Calibri" w:eastAsia="Calibri" w:hAnsi="Calibri" w:cs="Calibri"/>
          <w:sz w:val="22"/>
          <w:szCs w:val="22"/>
        </w:rPr>
        <w:t>, unzip the file before proceeding to the next step.</w:t>
      </w:r>
    </w:p>
    <w:p w14:paraId="63F6D271" w14:textId="48FFEB5E" w:rsidR="005F70F0" w:rsidRPr="001B5578" w:rsidRDefault="19FA3E4C"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Open the Command Prompt</w:t>
      </w:r>
      <w:r w:rsidR="2019D41F" w:rsidRPr="001B5578">
        <w:rPr>
          <w:rFonts w:ascii="Calibri" w:eastAsia="Calibri" w:hAnsi="Calibri" w:cs="Calibri"/>
          <w:sz w:val="22"/>
          <w:szCs w:val="22"/>
        </w:rPr>
        <w:t>.  On Windows 10 o</w:t>
      </w:r>
      <w:r w:rsidR="4299A3CA" w:rsidRPr="001B5578">
        <w:rPr>
          <w:rFonts w:ascii="Calibri" w:eastAsia="Calibri" w:hAnsi="Calibri" w:cs="Calibri"/>
          <w:sz w:val="22"/>
          <w:szCs w:val="22"/>
        </w:rPr>
        <w:t>r 11, y</w:t>
      </w:r>
      <w:r w:rsidR="2019D41F" w:rsidRPr="001B5578">
        <w:rPr>
          <w:rFonts w:ascii="Calibri" w:eastAsia="Calibri" w:hAnsi="Calibri" w:cs="Calibri"/>
          <w:sz w:val="22"/>
          <w:szCs w:val="22"/>
        </w:rPr>
        <w:t>ou can do this by pressing the Windows key and typing “cmd”</w:t>
      </w:r>
      <w:r w:rsidR="39D6768F" w:rsidRPr="001B5578">
        <w:rPr>
          <w:rFonts w:ascii="Calibri" w:eastAsia="Calibri" w:hAnsi="Calibri" w:cs="Calibri"/>
          <w:sz w:val="22"/>
          <w:szCs w:val="22"/>
        </w:rPr>
        <w:t>.</w:t>
      </w:r>
      <w:r w:rsidR="2F7FB7B3" w:rsidRPr="001B5578">
        <w:rPr>
          <w:rFonts w:ascii="Calibri" w:eastAsia="Calibri" w:hAnsi="Calibri" w:cs="Calibri"/>
          <w:sz w:val="22"/>
          <w:szCs w:val="22"/>
        </w:rPr>
        <w:t xml:space="preserve">  For Mac OS users, you can open Terminal instead by clicking the Launchpad icon </w:t>
      </w:r>
      <w:r w:rsidR="08B5073D" w:rsidRPr="001B5578">
        <w:rPr>
          <w:rFonts w:ascii="Calibri" w:eastAsia="Calibri" w:hAnsi="Calibri" w:cs="Calibri"/>
          <w:sz w:val="22"/>
          <w:szCs w:val="22"/>
        </w:rPr>
        <w:t>and</w:t>
      </w:r>
      <w:r w:rsidR="2F7FB7B3" w:rsidRPr="001B5578">
        <w:rPr>
          <w:rFonts w:ascii="Calibri" w:eastAsia="Calibri" w:hAnsi="Calibri" w:cs="Calibri"/>
          <w:sz w:val="22"/>
          <w:szCs w:val="22"/>
        </w:rPr>
        <w:t xml:space="preserve"> typ</w:t>
      </w:r>
      <w:r w:rsidR="09D53286" w:rsidRPr="001B5578">
        <w:rPr>
          <w:rFonts w:ascii="Calibri" w:eastAsia="Calibri" w:hAnsi="Calibri" w:cs="Calibri"/>
          <w:sz w:val="22"/>
          <w:szCs w:val="22"/>
        </w:rPr>
        <w:t>ing</w:t>
      </w:r>
      <w:r w:rsidR="2F7FB7B3" w:rsidRPr="001B5578">
        <w:rPr>
          <w:rFonts w:ascii="Calibri" w:eastAsia="Calibri" w:hAnsi="Calibri" w:cs="Calibri"/>
          <w:sz w:val="22"/>
          <w:szCs w:val="22"/>
        </w:rPr>
        <w:t xml:space="preserve"> Terminal in the search field.</w:t>
      </w:r>
    </w:p>
    <w:p w14:paraId="6AA1B487" w14:textId="3B5791E4" w:rsidR="005F70F0" w:rsidRPr="001B5578" w:rsidRDefault="39D6768F"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In the Command Prompt, navi</w:t>
      </w:r>
      <w:r w:rsidR="463383AD" w:rsidRPr="001B5578">
        <w:rPr>
          <w:rFonts w:ascii="Calibri" w:eastAsia="Calibri" w:hAnsi="Calibri" w:cs="Calibri"/>
          <w:sz w:val="22"/>
          <w:szCs w:val="22"/>
        </w:rPr>
        <w:t xml:space="preserve">gate to the </w:t>
      </w:r>
      <w:r w:rsidR="1F5E01C2" w:rsidRPr="001B5578">
        <w:rPr>
          <w:rFonts w:ascii="Calibri" w:eastAsia="Calibri" w:hAnsi="Calibri" w:cs="Calibri"/>
          <w:sz w:val="22"/>
          <w:szCs w:val="22"/>
        </w:rPr>
        <w:t xml:space="preserve">unzipped </w:t>
      </w:r>
      <w:r w:rsidR="463383AD" w:rsidRPr="001B5578">
        <w:rPr>
          <w:rFonts w:ascii="Calibri" w:eastAsia="Calibri" w:hAnsi="Calibri" w:cs="Calibri"/>
          <w:sz w:val="22"/>
          <w:szCs w:val="22"/>
        </w:rPr>
        <w:t>folder that you downloaded from Git</w:t>
      </w:r>
      <w:r w:rsidR="17D68175" w:rsidRPr="001B5578">
        <w:rPr>
          <w:rFonts w:ascii="Calibri" w:eastAsia="Calibri" w:hAnsi="Calibri" w:cs="Calibri"/>
          <w:sz w:val="22"/>
          <w:szCs w:val="22"/>
        </w:rPr>
        <w:t xml:space="preserve">Hub </w:t>
      </w:r>
      <w:r w:rsidR="7EDB253C" w:rsidRPr="001B5578">
        <w:rPr>
          <w:rFonts w:ascii="Calibri" w:eastAsia="Calibri" w:hAnsi="Calibri" w:cs="Calibri"/>
          <w:sz w:val="22"/>
          <w:szCs w:val="22"/>
        </w:rPr>
        <w:t>using the</w:t>
      </w:r>
      <w:r w:rsidR="17D68175" w:rsidRPr="001B5578">
        <w:rPr>
          <w:rFonts w:ascii="Calibri" w:eastAsia="Calibri" w:hAnsi="Calibri" w:cs="Calibri"/>
          <w:sz w:val="22"/>
          <w:szCs w:val="22"/>
        </w:rPr>
        <w:t xml:space="preserve"> </w:t>
      </w:r>
      <w:r w:rsidR="5502AB1A" w:rsidRPr="001B5578">
        <w:rPr>
          <w:rFonts w:ascii="Calibri" w:eastAsia="Calibri" w:hAnsi="Calibri" w:cs="Calibri"/>
          <w:sz w:val="22"/>
          <w:szCs w:val="22"/>
        </w:rPr>
        <w:t>“cd” command (e.g., “cd folder_name”).</w:t>
      </w:r>
    </w:p>
    <w:p w14:paraId="1597BF5B" w14:textId="3127B327" w:rsidR="60C77AB2" w:rsidRPr="001B5578" w:rsidRDefault="60C77AB2" w:rsidP="0BC5EAF9">
      <w:pPr>
        <w:pStyle w:val="ListParagraph"/>
        <w:numPr>
          <w:ilvl w:val="0"/>
          <w:numId w:val="3"/>
        </w:numPr>
        <w:spacing w:line="259" w:lineRule="auto"/>
        <w:rPr>
          <w:rFonts w:ascii="Calibri" w:eastAsia="Calibri" w:hAnsi="Calibri" w:cs="Calibri"/>
          <w:color w:val="000000" w:themeColor="text1"/>
          <w:sz w:val="22"/>
          <w:szCs w:val="22"/>
        </w:rPr>
      </w:pPr>
      <w:r w:rsidRPr="001B5578">
        <w:rPr>
          <w:rFonts w:ascii="Calibri" w:eastAsia="Calibri" w:hAnsi="Calibri" w:cs="Calibri"/>
          <w:sz w:val="22"/>
          <w:szCs w:val="22"/>
        </w:rPr>
        <w:t>Enter and run “</w:t>
      </w:r>
      <w:r w:rsidRPr="001B5578">
        <w:rPr>
          <w:rFonts w:ascii="Calibri" w:eastAsia="Calibri" w:hAnsi="Calibri" w:cs="Calibri"/>
          <w:color w:val="000000" w:themeColor="text1"/>
          <w:sz w:val="22"/>
          <w:szCs w:val="22"/>
        </w:rPr>
        <w:t xml:space="preserve">cd </w:t>
      </w:r>
      <w:r w:rsidR="23BCA2A4" w:rsidRPr="001B5578">
        <w:rPr>
          <w:rFonts w:ascii="Calibri" w:eastAsia="Calibri" w:hAnsi="Calibri" w:cs="Calibri"/>
          <w:color w:val="000000" w:themeColor="text1"/>
          <w:sz w:val="22"/>
          <w:szCs w:val="22"/>
        </w:rPr>
        <w:t>front</w:t>
      </w:r>
      <w:r w:rsidRPr="001B5578">
        <w:rPr>
          <w:rFonts w:ascii="Calibri" w:eastAsia="Calibri" w:hAnsi="Calibri" w:cs="Calibri"/>
          <w:color w:val="000000" w:themeColor="text1"/>
          <w:sz w:val="22"/>
          <w:szCs w:val="22"/>
        </w:rPr>
        <w:t>end” to navigate to the “</w:t>
      </w:r>
      <w:r w:rsidR="6F2ABB74" w:rsidRPr="001B5578">
        <w:rPr>
          <w:rFonts w:ascii="Calibri" w:eastAsia="Calibri" w:hAnsi="Calibri" w:cs="Calibri"/>
          <w:color w:val="000000" w:themeColor="text1"/>
          <w:sz w:val="22"/>
          <w:szCs w:val="22"/>
        </w:rPr>
        <w:t>front</w:t>
      </w:r>
      <w:r w:rsidRPr="001B5578">
        <w:rPr>
          <w:rFonts w:ascii="Calibri" w:eastAsia="Calibri" w:hAnsi="Calibri" w:cs="Calibri"/>
          <w:color w:val="000000" w:themeColor="text1"/>
          <w:sz w:val="22"/>
          <w:szCs w:val="22"/>
        </w:rPr>
        <w:t>end” folder</w:t>
      </w:r>
    </w:p>
    <w:p w14:paraId="176D0411" w14:textId="051B3344" w:rsidR="005F70F0" w:rsidRPr="001B5578" w:rsidRDefault="60C77AB2"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E</w:t>
      </w:r>
      <w:r w:rsidR="5502AB1A" w:rsidRPr="001B5578">
        <w:rPr>
          <w:rFonts w:ascii="Calibri" w:eastAsia="Calibri" w:hAnsi="Calibri" w:cs="Calibri"/>
          <w:sz w:val="22"/>
          <w:szCs w:val="22"/>
        </w:rPr>
        <w:t xml:space="preserve">nter and run “npm install” in the </w:t>
      </w:r>
      <w:r w:rsidR="2AB1B1A2" w:rsidRPr="001B5578">
        <w:rPr>
          <w:rFonts w:ascii="Calibri" w:eastAsia="Calibri" w:hAnsi="Calibri" w:cs="Calibri"/>
          <w:sz w:val="22"/>
          <w:szCs w:val="22"/>
        </w:rPr>
        <w:t xml:space="preserve">Command Prompt </w:t>
      </w:r>
      <w:r w:rsidR="5502AB1A" w:rsidRPr="001B5578">
        <w:rPr>
          <w:rFonts w:ascii="Calibri" w:eastAsia="Calibri" w:hAnsi="Calibri" w:cs="Calibri"/>
          <w:sz w:val="22"/>
          <w:szCs w:val="22"/>
        </w:rPr>
        <w:t xml:space="preserve">to install the </w:t>
      </w:r>
      <w:r w:rsidR="2D791F7E" w:rsidRPr="001B5578">
        <w:rPr>
          <w:rFonts w:ascii="Calibri" w:eastAsia="Calibri" w:hAnsi="Calibri" w:cs="Calibri"/>
          <w:sz w:val="22"/>
          <w:szCs w:val="22"/>
        </w:rPr>
        <w:t>dependencies.</w:t>
      </w:r>
    </w:p>
    <w:p w14:paraId="63AB84A8" w14:textId="44819E21" w:rsidR="5DFAE8B2" w:rsidRPr="001B5578" w:rsidRDefault="5DFAE8B2" w:rsidP="0BC5EAF9">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Repeat</w:t>
      </w:r>
      <w:r w:rsidR="5CCA87AF" w:rsidRPr="001B5578">
        <w:rPr>
          <w:rFonts w:ascii="Calibri" w:eastAsia="Calibri" w:hAnsi="Calibri" w:cs="Calibri"/>
          <w:sz w:val="22"/>
          <w:szCs w:val="22"/>
        </w:rPr>
        <w:t xml:space="preserve"> steps 4 and 5 for the “</w:t>
      </w:r>
      <w:r w:rsidR="0D28C80B" w:rsidRPr="001B5578">
        <w:rPr>
          <w:rFonts w:ascii="Calibri" w:eastAsia="Calibri" w:hAnsi="Calibri" w:cs="Calibri"/>
          <w:sz w:val="22"/>
          <w:szCs w:val="22"/>
        </w:rPr>
        <w:t>back</w:t>
      </w:r>
      <w:r w:rsidR="5CCA87AF" w:rsidRPr="001B5578">
        <w:rPr>
          <w:rFonts w:ascii="Calibri" w:eastAsia="Calibri" w:hAnsi="Calibri" w:cs="Calibri"/>
          <w:sz w:val="22"/>
          <w:szCs w:val="22"/>
        </w:rPr>
        <w:t>end” folder (you can return to the p</w:t>
      </w:r>
      <w:r w:rsidR="50B89146" w:rsidRPr="001B5578">
        <w:rPr>
          <w:rFonts w:ascii="Calibri" w:eastAsia="Calibri" w:hAnsi="Calibri" w:cs="Calibri"/>
          <w:sz w:val="22"/>
          <w:szCs w:val="22"/>
        </w:rPr>
        <w:t>arent</w:t>
      </w:r>
      <w:r w:rsidR="5CCA87AF" w:rsidRPr="001B5578">
        <w:rPr>
          <w:rFonts w:ascii="Calibri" w:eastAsia="Calibri" w:hAnsi="Calibri" w:cs="Calibri"/>
          <w:sz w:val="22"/>
          <w:szCs w:val="22"/>
        </w:rPr>
        <w:t xml:space="preserve"> file directory by using “cd..”)</w:t>
      </w:r>
    </w:p>
    <w:p w14:paraId="0839806C" w14:textId="1E737911" w:rsidR="005F70F0" w:rsidRPr="001B5578" w:rsidRDefault="7B6EF534"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While in the “backend” folder, e</w:t>
      </w:r>
      <w:r w:rsidR="2D791F7E" w:rsidRPr="001B5578">
        <w:rPr>
          <w:rFonts w:ascii="Calibri" w:eastAsia="Calibri" w:hAnsi="Calibri" w:cs="Calibri"/>
          <w:sz w:val="22"/>
          <w:szCs w:val="22"/>
        </w:rPr>
        <w:t>nter and run “</w:t>
      </w:r>
      <w:r w:rsidR="2D791F7E" w:rsidRPr="001B5578">
        <w:rPr>
          <w:rFonts w:ascii="Calibri" w:eastAsia="Calibri" w:hAnsi="Calibri" w:cs="Calibri"/>
          <w:color w:val="000000" w:themeColor="text1"/>
          <w:sz w:val="22"/>
          <w:szCs w:val="22"/>
        </w:rPr>
        <w:t>npx nodemon index.js” to start up the backend of the dashboard</w:t>
      </w:r>
    </w:p>
    <w:p w14:paraId="1777A386" w14:textId="641CE86D"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Open a new Command Prompt window by repeating step 2</w:t>
      </w:r>
    </w:p>
    <w:p w14:paraId="227DA60B" w14:textId="05D23441"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In this new Command Prompt window, navigate to the unzipped folder by repeating step 3</w:t>
      </w:r>
    </w:p>
    <w:p w14:paraId="35C0E033" w14:textId="78081EF0"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Enter and run “</w:t>
      </w:r>
      <w:r w:rsidRPr="001B5578">
        <w:rPr>
          <w:rFonts w:ascii="Calibri" w:eastAsia="Calibri" w:hAnsi="Calibri" w:cs="Calibri"/>
          <w:color w:val="000000" w:themeColor="text1"/>
          <w:sz w:val="22"/>
          <w:szCs w:val="22"/>
        </w:rPr>
        <w:t>cd frontend” to navigate to the “frontend” folder</w:t>
      </w:r>
    </w:p>
    <w:p w14:paraId="45A25182" w14:textId="0C68803D"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Enter and run “</w:t>
      </w:r>
      <w:r w:rsidRPr="001B5578">
        <w:rPr>
          <w:rFonts w:ascii="Calibri" w:eastAsia="Calibri" w:hAnsi="Calibri" w:cs="Calibri"/>
          <w:color w:val="000000" w:themeColor="text1"/>
          <w:sz w:val="22"/>
          <w:szCs w:val="22"/>
        </w:rPr>
        <w:t>npm start” to start up the frontend of the dashboard</w:t>
      </w:r>
    </w:p>
    <w:p w14:paraId="4C66BA06" w14:textId="172B8E46"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Once the above steps are completed, the dashboard should be up and running at a localhost address specified in the second Command Prompt window</w:t>
      </w:r>
      <w:r w:rsidR="60C51663" w:rsidRPr="001B5578">
        <w:rPr>
          <w:rFonts w:ascii="Calibri" w:eastAsia="Calibri" w:hAnsi="Calibri" w:cs="Calibri"/>
          <w:sz w:val="22"/>
          <w:szCs w:val="22"/>
        </w:rPr>
        <w:t>.  You can enter this localhost address into a web browser to access the dashboard.</w:t>
      </w:r>
      <w:r w:rsidRPr="001B5578">
        <w:br/>
      </w:r>
    </w:p>
    <w:p w14:paraId="70286433" w14:textId="2BC720E0" w:rsidR="005F70F0" w:rsidRPr="001B5578" w:rsidRDefault="5D3F9488" w:rsidP="29606631">
      <w:pPr>
        <w:pStyle w:val="Heading1"/>
        <w:spacing w:line="259" w:lineRule="auto"/>
      </w:pPr>
      <w:bookmarkStart w:id="7" w:name="_Toc201121262"/>
      <w:r w:rsidRPr="001B5578">
        <w:t>Updating the Graph Database</w:t>
      </w:r>
      <w:bookmarkEnd w:id="7"/>
    </w:p>
    <w:p w14:paraId="6D840BD9" w14:textId="0BDFCE9E" w:rsidR="005F70F0" w:rsidRPr="001B5578" w:rsidRDefault="5D3F9488" w:rsidP="29606631">
      <w:pPr>
        <w:spacing w:line="259" w:lineRule="auto"/>
        <w:rPr>
          <w:rFonts w:ascii="Calibri" w:eastAsia="Calibri" w:hAnsi="Calibri" w:cs="Calibri"/>
          <w:sz w:val="22"/>
          <w:szCs w:val="22"/>
        </w:rPr>
      </w:pPr>
      <w:r w:rsidRPr="001B5578">
        <w:rPr>
          <w:rFonts w:ascii="Calibri" w:eastAsia="Calibri" w:hAnsi="Calibri" w:cs="Calibri"/>
          <w:color w:val="000000" w:themeColor="text1"/>
          <w:sz w:val="22"/>
          <w:szCs w:val="22"/>
        </w:rPr>
        <w:t xml:space="preserve">The graph database for the City Digital Twin project can be accessed here: </w:t>
      </w:r>
      <w:hyperlink r:id="rId14">
        <w:r w:rsidR="74F485EB" w:rsidRPr="001B5578">
          <w:rPr>
            <w:rStyle w:val="Hyperlink"/>
            <w:rFonts w:ascii="Calibri" w:eastAsia="Calibri" w:hAnsi="Calibri" w:cs="Calibri"/>
            <w:sz w:val="22"/>
            <w:szCs w:val="22"/>
          </w:rPr>
          <w:t>http://ec2-3-97-59-180.ca-central-1.compute.amazonaws.com:7200/</w:t>
        </w:r>
      </w:hyperlink>
      <w:r w:rsidR="74F485EB" w:rsidRPr="001B5578">
        <w:rPr>
          <w:rFonts w:ascii="Calibri" w:eastAsia="Calibri" w:hAnsi="Calibri" w:cs="Calibri"/>
          <w:color w:val="000000" w:themeColor="text1"/>
          <w:sz w:val="22"/>
          <w:szCs w:val="22"/>
        </w:rPr>
        <w:t xml:space="preserve">.  To update the contents of the graph database, please refer to the </w:t>
      </w:r>
      <w:r w:rsidR="083D8AB6" w:rsidRPr="001B5578">
        <w:rPr>
          <w:rFonts w:ascii="Calibri" w:eastAsia="Calibri" w:hAnsi="Calibri" w:cs="Calibri"/>
          <w:color w:val="000000" w:themeColor="text1"/>
          <w:sz w:val="22"/>
          <w:szCs w:val="22"/>
        </w:rPr>
        <w:t xml:space="preserve">steps below as a guide and more detailed information about how to use SPARQL to update graphs along with examples can be found here: </w:t>
      </w:r>
      <w:hyperlink r:id="rId15">
        <w:r w:rsidR="083D8AB6" w:rsidRPr="001B5578">
          <w:rPr>
            <w:rStyle w:val="Hyperlink"/>
            <w:rFonts w:ascii="Calibri" w:eastAsia="Calibri" w:hAnsi="Calibri" w:cs="Calibri"/>
            <w:sz w:val="22"/>
            <w:szCs w:val="22"/>
          </w:rPr>
          <w:t>https://docs.progress.com/bundle/marklogic-server-develop-with-semantic-graphs-11/page/topics/sparql-update.html.</w:t>
        </w:r>
      </w:hyperlink>
      <w:r w:rsidR="083D8AB6" w:rsidRPr="001B5578">
        <w:rPr>
          <w:rFonts w:ascii="Calibri" w:eastAsia="Calibri" w:hAnsi="Calibri" w:cs="Calibri"/>
          <w:sz w:val="22"/>
          <w:szCs w:val="22"/>
        </w:rPr>
        <w:t xml:space="preserve">  Official </w:t>
      </w:r>
      <w:r w:rsidR="08551418" w:rsidRPr="001B5578">
        <w:rPr>
          <w:rFonts w:ascii="Calibri" w:eastAsia="Calibri" w:hAnsi="Calibri" w:cs="Calibri"/>
          <w:sz w:val="22"/>
          <w:szCs w:val="22"/>
        </w:rPr>
        <w:t xml:space="preserve">SPARQL Update </w:t>
      </w:r>
      <w:r w:rsidR="083D8AB6" w:rsidRPr="001B5578">
        <w:rPr>
          <w:rFonts w:ascii="Calibri" w:eastAsia="Calibri" w:hAnsi="Calibri" w:cs="Calibri"/>
          <w:sz w:val="22"/>
          <w:szCs w:val="22"/>
        </w:rPr>
        <w:t xml:space="preserve">documentation </w:t>
      </w:r>
      <w:r w:rsidR="5AC209BA" w:rsidRPr="001B5578">
        <w:rPr>
          <w:rFonts w:ascii="Calibri" w:eastAsia="Calibri" w:hAnsi="Calibri" w:cs="Calibri"/>
          <w:sz w:val="22"/>
          <w:szCs w:val="22"/>
        </w:rPr>
        <w:t xml:space="preserve">can also be found here: </w:t>
      </w:r>
      <w:hyperlink r:id="rId16">
        <w:r w:rsidR="5AC209BA" w:rsidRPr="001B5578">
          <w:rPr>
            <w:rStyle w:val="Hyperlink"/>
            <w:rFonts w:ascii="Calibri" w:eastAsia="Calibri" w:hAnsi="Calibri" w:cs="Calibri"/>
            <w:sz w:val="22"/>
            <w:szCs w:val="22"/>
          </w:rPr>
          <w:t>https://www.w3.org/TR/sparql12-update/</w:t>
        </w:r>
      </w:hyperlink>
      <w:r w:rsidR="092DDB29" w:rsidRPr="001B5578">
        <w:rPr>
          <w:rFonts w:ascii="Calibri" w:eastAsia="Calibri" w:hAnsi="Calibri" w:cs="Calibri"/>
          <w:sz w:val="22"/>
          <w:szCs w:val="22"/>
        </w:rPr>
        <w:t>.</w:t>
      </w:r>
    </w:p>
    <w:p w14:paraId="0A21472E" w14:textId="69E9FD6A" w:rsidR="74F485EB" w:rsidRPr="001B5578" w:rsidRDefault="74F485EB" w:rsidP="29606631">
      <w:pPr>
        <w:pStyle w:val="ListParagraph"/>
        <w:numPr>
          <w:ilvl w:val="0"/>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If triples need to </w:t>
      </w:r>
      <w:r w:rsidR="0EAA38DF" w:rsidRPr="001B5578">
        <w:rPr>
          <w:rFonts w:ascii="Calibri" w:eastAsia="Calibri" w:hAnsi="Calibri" w:cs="Calibri"/>
          <w:color w:val="000000" w:themeColor="text1"/>
          <w:sz w:val="22"/>
          <w:szCs w:val="22"/>
        </w:rPr>
        <w:t>be removed from the graph database:</w:t>
      </w:r>
    </w:p>
    <w:p w14:paraId="58B342E2" w14:textId="5FFA2E04" w:rsidR="0EAA38DF" w:rsidRPr="001B5578" w:rsidRDefault="0EAA38DF" w:rsidP="29606631">
      <w:pPr>
        <w:pStyle w:val="ListParagraph"/>
        <w:numPr>
          <w:ilvl w:val="1"/>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an entire graph needs to be deleted, you can run a “drop graph” query in SPARQL to remove the specified graph: DROP GRAPH &lt;insert_graph</w:t>
      </w:r>
      <w:r w:rsidR="28B9F550" w:rsidRPr="001B5578">
        <w:rPr>
          <w:rFonts w:ascii="Calibri" w:eastAsia="Calibri" w:hAnsi="Calibri" w:cs="Calibri"/>
          <w:color w:val="000000" w:themeColor="text1"/>
          <w:sz w:val="22"/>
          <w:szCs w:val="22"/>
        </w:rPr>
        <w:t>_IRI</w:t>
      </w:r>
      <w:r w:rsidRPr="001B5578">
        <w:rPr>
          <w:rFonts w:ascii="Calibri" w:eastAsia="Calibri" w:hAnsi="Calibri" w:cs="Calibri"/>
          <w:color w:val="000000" w:themeColor="text1"/>
          <w:sz w:val="22"/>
          <w:szCs w:val="22"/>
        </w:rPr>
        <w:t>&gt;</w:t>
      </w:r>
    </w:p>
    <w:p w14:paraId="1C4CDB1C" w14:textId="112D575D" w:rsidR="3C31A0CA" w:rsidRPr="001B5578" w:rsidRDefault="3C31A0CA" w:rsidP="29606631">
      <w:pPr>
        <w:pStyle w:val="ListParagraph"/>
        <w:numPr>
          <w:ilvl w:val="1"/>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specific triple</w:t>
      </w:r>
      <w:r w:rsidR="58F7E0EB" w:rsidRPr="001B5578">
        <w:rPr>
          <w:rFonts w:ascii="Calibri" w:eastAsia="Calibri" w:hAnsi="Calibri" w:cs="Calibri"/>
          <w:color w:val="000000" w:themeColor="text1"/>
          <w:sz w:val="22"/>
          <w:szCs w:val="22"/>
        </w:rPr>
        <w:t>s</w:t>
      </w:r>
      <w:r w:rsidRPr="001B5578">
        <w:rPr>
          <w:rFonts w:ascii="Calibri" w:eastAsia="Calibri" w:hAnsi="Calibri" w:cs="Calibri"/>
          <w:color w:val="000000" w:themeColor="text1"/>
          <w:sz w:val="22"/>
          <w:szCs w:val="22"/>
        </w:rPr>
        <w:t xml:space="preserve"> need to be deleted</w:t>
      </w:r>
      <w:r w:rsidR="7DFED53F" w:rsidRPr="001B5578">
        <w:rPr>
          <w:rFonts w:ascii="Calibri" w:eastAsia="Calibri" w:hAnsi="Calibri" w:cs="Calibri"/>
          <w:color w:val="000000" w:themeColor="text1"/>
          <w:sz w:val="22"/>
          <w:szCs w:val="22"/>
        </w:rPr>
        <w:t xml:space="preserve"> from the graph database</w:t>
      </w:r>
      <w:r w:rsidR="5F3CD3ED" w:rsidRPr="001B5578">
        <w:rPr>
          <w:rFonts w:ascii="Calibri" w:eastAsia="Calibri" w:hAnsi="Calibri" w:cs="Calibri"/>
          <w:color w:val="000000" w:themeColor="text1"/>
          <w:sz w:val="22"/>
          <w:szCs w:val="22"/>
        </w:rPr>
        <w:t>:</w:t>
      </w:r>
      <w:r w:rsidRPr="001B5578">
        <w:rPr>
          <w:rFonts w:ascii="Calibri" w:eastAsia="Calibri" w:hAnsi="Calibri" w:cs="Calibri"/>
          <w:color w:val="000000" w:themeColor="text1"/>
          <w:sz w:val="22"/>
          <w:szCs w:val="22"/>
        </w:rPr>
        <w:t xml:space="preserve"> </w:t>
      </w:r>
    </w:p>
    <w:p w14:paraId="34505E12" w14:textId="179FFFE1" w:rsidR="2ACB08D6" w:rsidRPr="001B5578" w:rsidRDefault="2ACB08D6"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Y</w:t>
      </w:r>
      <w:r w:rsidR="3C31A0CA" w:rsidRPr="001B5578">
        <w:rPr>
          <w:rFonts w:ascii="Calibri" w:eastAsia="Calibri" w:hAnsi="Calibri" w:cs="Calibri"/>
          <w:color w:val="000000" w:themeColor="text1"/>
          <w:sz w:val="22"/>
          <w:szCs w:val="22"/>
        </w:rPr>
        <w:t xml:space="preserve">ou </w:t>
      </w:r>
      <w:r w:rsidR="1DB87C06" w:rsidRPr="001B5578">
        <w:rPr>
          <w:rFonts w:ascii="Calibri" w:eastAsia="Calibri" w:hAnsi="Calibri" w:cs="Calibri"/>
          <w:color w:val="000000" w:themeColor="text1"/>
          <w:sz w:val="22"/>
          <w:szCs w:val="22"/>
        </w:rPr>
        <w:t>can run a “delete data” query if you are deleting</w:t>
      </w:r>
      <w:r w:rsidR="3CF599B6" w:rsidRPr="001B5578">
        <w:rPr>
          <w:rFonts w:ascii="Calibri" w:eastAsia="Calibri" w:hAnsi="Calibri" w:cs="Calibri"/>
          <w:color w:val="000000" w:themeColor="text1"/>
          <w:sz w:val="22"/>
          <w:szCs w:val="22"/>
        </w:rPr>
        <w:t xml:space="preserve"> individual triples explicitly or</w:t>
      </w:r>
      <w:r w:rsidR="74176E1F" w:rsidRPr="001B5578">
        <w:rPr>
          <w:rFonts w:ascii="Calibri" w:eastAsia="Calibri" w:hAnsi="Calibri" w:cs="Calibri"/>
          <w:color w:val="000000" w:themeColor="text1"/>
          <w:sz w:val="22"/>
          <w:szCs w:val="22"/>
        </w:rPr>
        <w:t>:</w:t>
      </w:r>
      <w:r w:rsidR="3CF599B6" w:rsidRPr="001B5578">
        <w:rPr>
          <w:rFonts w:ascii="Calibri" w:eastAsia="Calibri" w:hAnsi="Calibri" w:cs="Calibri"/>
          <w:color w:val="000000" w:themeColor="text1"/>
          <w:sz w:val="22"/>
          <w:szCs w:val="22"/>
        </w:rPr>
        <w:t xml:space="preserve"> </w:t>
      </w:r>
    </w:p>
    <w:p w14:paraId="32A914BA" w14:textId="6484A842" w:rsidR="3626802C" w:rsidRPr="001B5578" w:rsidRDefault="3626802C"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A</w:t>
      </w:r>
      <w:r w:rsidR="3CF599B6" w:rsidRPr="001B5578">
        <w:rPr>
          <w:rFonts w:ascii="Calibri" w:eastAsia="Calibri" w:hAnsi="Calibri" w:cs="Calibri"/>
          <w:color w:val="000000" w:themeColor="text1"/>
          <w:sz w:val="22"/>
          <w:szCs w:val="22"/>
        </w:rPr>
        <w:t xml:space="preserve"> “delete where” query if you are deleting </w:t>
      </w:r>
      <w:r w:rsidR="0E879C9D" w:rsidRPr="001B5578">
        <w:rPr>
          <w:rFonts w:ascii="Calibri" w:eastAsia="Calibri" w:hAnsi="Calibri" w:cs="Calibri"/>
          <w:color w:val="000000" w:themeColor="text1"/>
          <w:sz w:val="22"/>
          <w:szCs w:val="22"/>
        </w:rPr>
        <w:t xml:space="preserve">patterns of </w:t>
      </w:r>
      <w:r w:rsidR="3CF599B6" w:rsidRPr="001B5578">
        <w:rPr>
          <w:rFonts w:ascii="Calibri" w:eastAsia="Calibri" w:hAnsi="Calibri" w:cs="Calibri"/>
          <w:color w:val="000000" w:themeColor="text1"/>
          <w:sz w:val="22"/>
          <w:szCs w:val="22"/>
        </w:rPr>
        <w:t>triples</w:t>
      </w:r>
    </w:p>
    <w:p w14:paraId="75D0D790" w14:textId="1A77DD2B" w:rsidR="3A985B17" w:rsidRPr="001B5578" w:rsidRDefault="3A985B17" w:rsidP="29606631">
      <w:pPr>
        <w:pStyle w:val="ListParagraph"/>
        <w:numPr>
          <w:ilvl w:val="0"/>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triples need to be added to the graph database:</w:t>
      </w:r>
    </w:p>
    <w:p w14:paraId="0790C2FF" w14:textId="4E63F7DE" w:rsidR="3A985B17" w:rsidRPr="001B5578" w:rsidRDefault="3A985B17" w:rsidP="29606631">
      <w:pPr>
        <w:pStyle w:val="ListParagraph"/>
        <w:numPr>
          <w:ilvl w:val="1"/>
          <w:numId w:val="1"/>
        </w:numPr>
        <w:spacing w:line="259" w:lineRule="auto"/>
        <w:rPr>
          <w:rFonts w:ascii="Calibri" w:eastAsia="Calibri" w:hAnsi="Calibri" w:cs="Calibri"/>
          <w:color w:val="000000" w:themeColor="text1"/>
        </w:rPr>
      </w:pPr>
      <w:r w:rsidRPr="001B5578">
        <w:rPr>
          <w:rFonts w:ascii="Calibri" w:eastAsia="Calibri" w:hAnsi="Calibri" w:cs="Calibri"/>
          <w:color w:val="000000" w:themeColor="text1"/>
          <w:sz w:val="22"/>
          <w:szCs w:val="22"/>
        </w:rPr>
        <w:t>If an entire RDF file (e.g. a TTL or OWL file) needs to be uploaded to the graph database, you can</w:t>
      </w:r>
      <w:r w:rsidR="16276A27" w:rsidRPr="001B5578">
        <w:rPr>
          <w:rFonts w:ascii="Calibri" w:eastAsia="Calibri" w:hAnsi="Calibri" w:cs="Calibri"/>
          <w:color w:val="000000" w:themeColor="text1"/>
          <w:sz w:val="22"/>
          <w:szCs w:val="22"/>
        </w:rPr>
        <w:t xml:space="preserve"> upload and import the file in GraphDB Workbench using its user interface</w:t>
      </w:r>
      <w:r w:rsidR="71E96251" w:rsidRPr="001B5578">
        <w:rPr>
          <w:rFonts w:ascii="Calibri" w:eastAsia="Calibri" w:hAnsi="Calibri" w:cs="Calibri"/>
          <w:color w:val="000000" w:themeColor="text1"/>
          <w:sz w:val="22"/>
          <w:szCs w:val="22"/>
        </w:rPr>
        <w:t>:</w:t>
      </w:r>
    </w:p>
    <w:p w14:paraId="25320AEB" w14:textId="3D1CEADF" w:rsidR="71E96251" w:rsidRPr="001B5578" w:rsidRDefault="71E96251"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C</w:t>
      </w:r>
      <w:r w:rsidR="3A985B17" w:rsidRPr="001B5578">
        <w:rPr>
          <w:rFonts w:ascii="Calibri" w:eastAsia="Calibri" w:hAnsi="Calibri" w:cs="Calibri"/>
          <w:color w:val="000000" w:themeColor="text1"/>
          <w:sz w:val="22"/>
          <w:szCs w:val="22"/>
        </w:rPr>
        <w:t>lick on the “Import” button on the left s</w:t>
      </w:r>
      <w:r w:rsidR="7B3E07BF" w:rsidRPr="001B5578">
        <w:rPr>
          <w:rFonts w:ascii="Calibri" w:eastAsia="Calibri" w:hAnsi="Calibri" w:cs="Calibri"/>
          <w:color w:val="000000" w:themeColor="text1"/>
          <w:sz w:val="22"/>
          <w:szCs w:val="22"/>
        </w:rPr>
        <w:t>idebar in GraphDB Workbench</w:t>
      </w:r>
    </w:p>
    <w:p w14:paraId="557B8A03" w14:textId="2A050B6C" w:rsidR="609E488B" w:rsidRPr="001B5578"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Click on “Upload RDF files” button and upload your RDF file(s)</w:t>
      </w:r>
    </w:p>
    <w:p w14:paraId="24022764" w14:textId="1B6C5032" w:rsidR="609E488B" w:rsidRPr="001B5578"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lastRenderedPageBreak/>
        <w:t>After the file(s) have been uploaded, click on the “Import” button next to the uploaded file</w:t>
      </w:r>
      <w:r w:rsidR="667479B0" w:rsidRPr="001B5578">
        <w:rPr>
          <w:rFonts w:ascii="Calibri" w:eastAsia="Calibri" w:hAnsi="Calibri" w:cs="Calibri"/>
          <w:color w:val="000000" w:themeColor="text1"/>
          <w:sz w:val="22"/>
          <w:szCs w:val="22"/>
        </w:rPr>
        <w:t xml:space="preserve"> and a popup window will appear</w:t>
      </w:r>
    </w:p>
    <w:p w14:paraId="38624153" w14:textId="5972FFB4" w:rsidR="08EA26A4" w:rsidRPr="001B5578" w:rsidRDefault="08EA26A4"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It is highly recommended that you specify the name of the target graph by clicking on “Name</w:t>
      </w:r>
      <w:r w:rsidR="743609D6" w:rsidRPr="001B5578">
        <w:rPr>
          <w:rFonts w:ascii="Calibri" w:eastAsia="Calibri" w:hAnsi="Calibri" w:cs="Calibri"/>
          <w:color w:val="000000" w:themeColor="text1"/>
          <w:sz w:val="22"/>
          <w:szCs w:val="22"/>
        </w:rPr>
        <w:t>d graph” under the “Target graphs” section and entering a name for the graph in the textbox</w:t>
      </w:r>
    </w:p>
    <w:p w14:paraId="1386115B" w14:textId="4BF4213F" w:rsidR="0B8E5BEF" w:rsidRPr="001B5578"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Click on the “Import” button in the bottom right corner of the popup window when you are ready to import the data</w:t>
      </w:r>
    </w:p>
    <w:p w14:paraId="563893DF" w14:textId="7CA3CEB9" w:rsidR="0B8E5BEF" w:rsidRPr="001B5578"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An “Imported successfully” message should show if the update was successful</w:t>
      </w:r>
    </w:p>
    <w:p w14:paraId="38ACE075" w14:textId="118D65EC" w:rsidR="0B8E5BEF" w:rsidRPr="001B5578" w:rsidRDefault="0B8E5BEF" w:rsidP="29606631">
      <w:pPr>
        <w:pStyle w:val="ListParagraph"/>
        <w:numPr>
          <w:ilvl w:val="1"/>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specific triples need to be added to the graph database</w:t>
      </w:r>
      <w:r w:rsidR="44AFA3B9" w:rsidRPr="001B5578">
        <w:rPr>
          <w:rFonts w:ascii="Calibri" w:eastAsia="Calibri" w:hAnsi="Calibri" w:cs="Calibri"/>
          <w:color w:val="000000" w:themeColor="text1"/>
          <w:sz w:val="22"/>
          <w:szCs w:val="22"/>
        </w:rPr>
        <w:t>:</w:t>
      </w:r>
    </w:p>
    <w:p w14:paraId="59A16171" w14:textId="2EAF7948" w:rsidR="0A30FB34" w:rsidRPr="001B5578" w:rsidRDefault="0A30FB34"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You can run a “insert data” query if you are adding explicitly defined triples</w:t>
      </w:r>
      <w:r w:rsidR="3D9C48AA" w:rsidRPr="001B5578">
        <w:rPr>
          <w:rFonts w:ascii="Calibri" w:eastAsia="Calibri" w:hAnsi="Calibri" w:cs="Calibri"/>
          <w:color w:val="000000" w:themeColor="text1"/>
          <w:sz w:val="22"/>
          <w:szCs w:val="22"/>
        </w:rPr>
        <w:t xml:space="preserve"> or:</w:t>
      </w:r>
    </w:p>
    <w:p w14:paraId="0B0C267B" w14:textId="72FBC0C5" w:rsidR="3D9C48AA" w:rsidRPr="001B5578" w:rsidRDefault="3D9C48AA"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A “insert where” query if you are adding patterns of triples</w:t>
      </w:r>
    </w:p>
    <w:p w14:paraId="03B23CE5" w14:textId="552F95E0" w:rsidR="005F70F0" w:rsidRPr="001B5578" w:rsidRDefault="015BCA19" w:rsidP="1EC11F8C">
      <w:pPr>
        <w:pStyle w:val="Heading1"/>
        <w:rPr>
          <w:rFonts w:ascii="Calibri" w:eastAsia="Calibri" w:hAnsi="Calibri" w:cs="Calibri"/>
          <w:color w:val="000000" w:themeColor="text1"/>
          <w:sz w:val="28"/>
          <w:szCs w:val="28"/>
        </w:rPr>
      </w:pPr>
      <w:bookmarkStart w:id="8" w:name="_Toc201121263"/>
      <w:r w:rsidRPr="001B5578">
        <w:t>Representation of City Data</w:t>
      </w:r>
      <w:bookmarkEnd w:id="8"/>
    </w:p>
    <w:p w14:paraId="3CA08CA8" w14:textId="3D9A4CDB" w:rsidR="005F70F0" w:rsidRPr="001B5578" w:rsidRDefault="786CC180"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The following sections will provide an overview of how the city data in the graph database is ontologically represented.</w:t>
      </w:r>
    </w:p>
    <w:p w14:paraId="2589795B" w14:textId="367A37B6" w:rsidR="4867FCBF" w:rsidRPr="001B5578" w:rsidRDefault="4867FCBF" w:rsidP="1EC11F8C">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The following is a </w:t>
      </w:r>
      <w:r w:rsidR="74285148" w:rsidRPr="001B5578">
        <w:rPr>
          <w:rFonts w:ascii="Calibri" w:eastAsia="Calibri" w:hAnsi="Calibri" w:cs="Calibri"/>
          <w:color w:val="000000" w:themeColor="text1"/>
          <w:sz w:val="22"/>
          <w:szCs w:val="22"/>
        </w:rPr>
        <w:t>list</w:t>
      </w:r>
      <w:r w:rsidRPr="001B5578">
        <w:rPr>
          <w:rFonts w:ascii="Calibri" w:eastAsia="Calibri" w:hAnsi="Calibri" w:cs="Calibri"/>
          <w:color w:val="000000" w:themeColor="text1"/>
          <w:sz w:val="22"/>
          <w:szCs w:val="22"/>
        </w:rPr>
        <w:t xml:space="preserve"> of namespace prefixes:</w:t>
      </w:r>
    </w:p>
    <w:p w14:paraId="59A9A438" w14:textId="5CCE6E99" w:rsidR="1DA6A4AF" w:rsidRPr="001B5578" w:rsidRDefault="1DA6A4AF" w:rsidP="1645757A">
      <w:pPr>
        <w:pStyle w:val="ListParagraph"/>
        <w:numPr>
          <w:ilvl w:val="0"/>
          <w:numId w:val="2"/>
        </w:numPr>
        <w:spacing w:line="259" w:lineRule="auto"/>
        <w:rPr>
          <w:rFonts w:ascii="Calibri" w:eastAsia="Calibri" w:hAnsi="Calibri" w:cs="Calibri"/>
          <w:sz w:val="22"/>
          <w:szCs w:val="22"/>
        </w:rPr>
      </w:pPr>
      <w:r w:rsidRPr="001B5578">
        <w:rPr>
          <w:rFonts w:ascii="Calibri" w:eastAsia="Calibri" w:hAnsi="Calibri" w:cs="Calibri"/>
          <w:sz w:val="22"/>
          <w:szCs w:val="22"/>
        </w:rPr>
        <w:t>cdt: http://ontology.eil.utoronto.ca/CDT#</w:t>
      </w:r>
    </w:p>
    <w:p w14:paraId="0404034F" w14:textId="66325F75" w:rsidR="1DA6A4AF" w:rsidRPr="001B5578" w:rsidRDefault="41DF8A5F" w:rsidP="11CFDC80">
      <w:pPr>
        <w:pStyle w:val="ListParagraph"/>
        <w:numPr>
          <w:ilvl w:val="0"/>
          <w:numId w:val="2"/>
        </w:numPr>
        <w:spacing w:line="259" w:lineRule="auto"/>
        <w:rPr>
          <w:rFonts w:ascii="Calibri" w:eastAsia="Calibri" w:hAnsi="Calibri" w:cs="Calibri"/>
          <w:sz w:val="22"/>
          <w:szCs w:val="22"/>
        </w:rPr>
      </w:pPr>
      <w:r w:rsidRPr="001B5578">
        <w:rPr>
          <w:rFonts w:ascii="Calibri" w:eastAsia="Calibri" w:hAnsi="Calibri" w:cs="Calibri"/>
          <w:color w:val="000000" w:themeColor="text1"/>
          <w:sz w:val="22"/>
          <w:szCs w:val="22"/>
        </w:rPr>
        <w:t xml:space="preserve">code: </w:t>
      </w:r>
      <w:r w:rsidRPr="001B5578">
        <w:rPr>
          <w:rFonts w:ascii="Calibri" w:eastAsia="Calibri" w:hAnsi="Calibri" w:cs="Calibri"/>
          <w:sz w:val="22"/>
          <w:szCs w:val="22"/>
        </w:rPr>
        <w:t>https://standards.iso.org/iso-iec/5087/-2/ed-1/en/ontology/Code/</w:t>
      </w:r>
    </w:p>
    <w:p w14:paraId="203818D3" w14:textId="1DEC9B47" w:rsidR="15D60018" w:rsidRPr="001B5578" w:rsidRDefault="15D60018" w:rsidP="11CFDC80">
      <w:pPr>
        <w:pStyle w:val="ListParagraph"/>
        <w:numPr>
          <w:ilvl w:val="0"/>
          <w:numId w:val="2"/>
        </w:numPr>
        <w:spacing w:line="259" w:lineRule="auto"/>
        <w:rPr>
          <w:rFonts w:ascii="Calibri" w:eastAsia="Calibri" w:hAnsi="Calibri" w:cs="Calibri"/>
          <w:sz w:val="22"/>
          <w:szCs w:val="22"/>
        </w:rPr>
      </w:pPr>
      <w:r w:rsidRPr="001B5578">
        <w:rPr>
          <w:sz w:val="22"/>
          <w:szCs w:val="22"/>
        </w:rPr>
        <w:t>contact: https://standards.iso.org/iso-iec/5087/-2/ed-1/en/ontology/Contact/</w:t>
      </w:r>
    </w:p>
    <w:p w14:paraId="5117B58D" w14:textId="40A258BD" w:rsidR="7C0D8EB7" w:rsidRPr="001B5578" w:rsidRDefault="7C0D8EB7"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crime: </w:t>
      </w:r>
      <w:r w:rsidRPr="001B5578">
        <w:rPr>
          <w:rFonts w:ascii="Calibri" w:eastAsia="Calibri" w:hAnsi="Calibri" w:cs="Calibri"/>
          <w:sz w:val="22"/>
          <w:szCs w:val="22"/>
        </w:rPr>
        <w:t>http://ontology.eil.utoronto.ca/CKGN/Crime</w:t>
      </w:r>
      <w:r w:rsidRPr="001B5578">
        <w:rPr>
          <w:rFonts w:ascii="Calibri" w:eastAsia="Calibri" w:hAnsi="Calibri" w:cs="Calibri"/>
          <w:color w:val="000000" w:themeColor="text1"/>
          <w:sz w:val="22"/>
          <w:szCs w:val="22"/>
        </w:rPr>
        <w:t>#</w:t>
      </w:r>
    </w:p>
    <w:p w14:paraId="570D12F5" w14:textId="428C18BB" w:rsidR="7C0D8EB7" w:rsidRPr="001B5578" w:rsidRDefault="7C0D8EB7"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foaf: </w:t>
      </w:r>
      <w:r w:rsidRPr="001B5578">
        <w:rPr>
          <w:rFonts w:ascii="Calibri" w:eastAsia="Calibri" w:hAnsi="Calibri" w:cs="Calibri"/>
          <w:sz w:val="22"/>
          <w:szCs w:val="22"/>
        </w:rPr>
        <w:t>http://xmlns.com/foaf/0.1/</w:t>
      </w:r>
    </w:p>
    <w:p w14:paraId="1062DE03" w14:textId="11ADE948" w:rsidR="2692D19F" w:rsidRPr="001B5578" w:rsidRDefault="2692D19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gcie: </w:t>
      </w:r>
      <w:r w:rsidRPr="001B5578">
        <w:rPr>
          <w:rFonts w:ascii="Calibri" w:eastAsia="Calibri" w:hAnsi="Calibri" w:cs="Calibri"/>
          <w:sz w:val="22"/>
          <w:szCs w:val="22"/>
        </w:rPr>
        <w:t>http://ontology.eil.utoronto.ca/GCI/Education/GCI-Education.owl</w:t>
      </w:r>
      <w:r w:rsidRPr="001B5578">
        <w:rPr>
          <w:rFonts w:ascii="Calibri" w:eastAsia="Calibri" w:hAnsi="Calibri" w:cs="Calibri"/>
          <w:color w:val="000000" w:themeColor="text1"/>
          <w:sz w:val="22"/>
          <w:szCs w:val="22"/>
        </w:rPr>
        <w:t>#</w:t>
      </w:r>
    </w:p>
    <w:p w14:paraId="518F145B" w14:textId="71BF9F55" w:rsidR="7A48BF9B" w:rsidRPr="001B5578" w:rsidRDefault="7A48BF9B"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gcir: http://ontology.eil.utoronto.ca/GCI/Recreation/GCIRecreation.owl#</w:t>
      </w:r>
    </w:p>
    <w:p w14:paraId="5932AD5A" w14:textId="7E772F8B" w:rsidR="1D65CEA1" w:rsidRPr="001B5578" w:rsidRDefault="1D65CEA1"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genprop: https://standards.iso.org/iso-iec/5087/-1/ed-1/en/ontology/GenericProperties/</w:t>
      </w:r>
    </w:p>
    <w:p w14:paraId="3BF06284" w14:textId="6B6A5CA9"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geo: http://www.opengis.net/ont/geosparql#</w:t>
      </w:r>
    </w:p>
    <w:p w14:paraId="704C6D03" w14:textId="5E1A6A65" w:rsidR="1D11C462" w:rsidRPr="001B5578" w:rsidRDefault="1D11C462"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geof: http://www.opengis.net/def/function/geosparql/</w:t>
      </w:r>
    </w:p>
    <w:p w14:paraId="0060BE2F" w14:textId="42E995B7"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iso21972: </w:t>
      </w:r>
      <w:r w:rsidRPr="001B5578">
        <w:rPr>
          <w:rFonts w:ascii="Calibri" w:eastAsia="Calibri" w:hAnsi="Calibri" w:cs="Calibri"/>
          <w:sz w:val="22"/>
          <w:szCs w:val="22"/>
        </w:rPr>
        <w:t>http://ontology.eil.utoronto.ca/ISO21972/iso21972</w:t>
      </w:r>
      <w:r w:rsidRPr="001B5578">
        <w:rPr>
          <w:rFonts w:ascii="Calibri" w:eastAsia="Calibri" w:hAnsi="Calibri" w:cs="Calibri"/>
          <w:color w:val="000000" w:themeColor="text1"/>
          <w:sz w:val="22"/>
          <w:szCs w:val="22"/>
        </w:rPr>
        <w:t>#</w:t>
      </w:r>
    </w:p>
    <w:p w14:paraId="121AC4C8" w14:textId="5C079EE1"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iso50871: </w:t>
      </w:r>
      <w:r w:rsidRPr="001B5578">
        <w:rPr>
          <w:rFonts w:ascii="Calibri" w:eastAsia="Calibri" w:hAnsi="Calibri" w:cs="Calibri"/>
          <w:sz w:val="22"/>
          <w:szCs w:val="22"/>
        </w:rPr>
        <w:t>http://ontology.eil.utoronto.ca/5087/1/SpatialLoc/</w:t>
      </w:r>
    </w:p>
    <w:p w14:paraId="649B5F65" w14:textId="64021A08"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iso5087m: </w:t>
      </w:r>
      <w:r w:rsidRPr="001B5578">
        <w:rPr>
          <w:rFonts w:ascii="Calibri" w:eastAsia="Calibri" w:hAnsi="Calibri" w:cs="Calibri"/>
          <w:sz w:val="22"/>
          <w:szCs w:val="22"/>
        </w:rPr>
        <w:t>http://ontology.eil.utoronto.ca/5087/1/Mereology/</w:t>
      </w:r>
    </w:p>
    <w:p w14:paraId="7555EC54" w14:textId="0AE5071E" w:rsidR="5F928D35" w:rsidRPr="001B5578" w:rsidRDefault="5F928D35"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loc: https://standards.iso.org/iso-iec/5087/-1/ed-1/en/ontology/SpatialLoc/</w:t>
      </w:r>
    </w:p>
    <w:p w14:paraId="3DB8953D" w14:textId="4338AAD9" w:rsidR="60C7FE9F" w:rsidRPr="001B5578" w:rsidRDefault="60C7FE9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rdf: </w:t>
      </w:r>
      <w:r w:rsidRPr="001B5578">
        <w:rPr>
          <w:rFonts w:ascii="Calibri" w:eastAsia="Calibri" w:hAnsi="Calibri" w:cs="Calibri"/>
          <w:sz w:val="22"/>
          <w:szCs w:val="22"/>
        </w:rPr>
        <w:t>http://www.w3.org/1999/02/22-rdf-syntax-ns</w:t>
      </w:r>
      <w:r w:rsidRPr="001B5578">
        <w:rPr>
          <w:rFonts w:ascii="Calibri" w:eastAsia="Calibri" w:hAnsi="Calibri" w:cs="Calibri"/>
          <w:color w:val="000000" w:themeColor="text1"/>
          <w:sz w:val="22"/>
          <w:szCs w:val="22"/>
        </w:rPr>
        <w:t>#</w:t>
      </w:r>
    </w:p>
    <w:p w14:paraId="103CAACA" w14:textId="0205E950" w:rsidR="60C7FE9F" w:rsidRPr="001B5578" w:rsidRDefault="60C7FE9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rdfs: </w:t>
      </w:r>
      <w:r w:rsidRPr="001B5578">
        <w:rPr>
          <w:rFonts w:ascii="Calibri" w:eastAsia="Calibri" w:hAnsi="Calibri" w:cs="Calibri"/>
          <w:sz w:val="22"/>
          <w:szCs w:val="22"/>
        </w:rPr>
        <w:t>http://www.w3.org/2000/01/rdf-schema</w:t>
      </w:r>
      <w:r w:rsidRPr="001B5578">
        <w:rPr>
          <w:rFonts w:ascii="Calibri" w:eastAsia="Calibri" w:hAnsi="Calibri" w:cs="Calibri"/>
          <w:color w:val="000000" w:themeColor="text1"/>
          <w:sz w:val="22"/>
          <w:szCs w:val="22"/>
        </w:rPr>
        <w:t>#</w:t>
      </w:r>
    </w:p>
    <w:p w14:paraId="077E8221" w14:textId="11CC20E4" w:rsidR="07FFC6F9" w:rsidRPr="001B5578" w:rsidRDefault="07FFC6F9"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time: http://www.w3.org/2006/time#</w:t>
      </w:r>
    </w:p>
    <w:p w14:paraId="591E63E9" w14:textId="690C1574"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toronto: </w:t>
      </w:r>
      <w:r w:rsidRPr="001B5578">
        <w:rPr>
          <w:rFonts w:ascii="Calibri" w:eastAsia="Calibri" w:hAnsi="Calibri" w:cs="Calibri"/>
          <w:sz w:val="22"/>
          <w:szCs w:val="22"/>
        </w:rPr>
        <w:t>http://ontology.eil.utoronto.ca/Toronto/Toronto</w:t>
      </w:r>
      <w:r w:rsidRPr="001B5578">
        <w:rPr>
          <w:rFonts w:ascii="Calibri" w:eastAsia="Calibri" w:hAnsi="Calibri" w:cs="Calibri"/>
          <w:color w:val="000000" w:themeColor="text1"/>
          <w:sz w:val="22"/>
          <w:szCs w:val="22"/>
        </w:rPr>
        <w:t>#</w:t>
      </w:r>
    </w:p>
    <w:p w14:paraId="2C883E7E" w14:textId="0545D136"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uoft: </w:t>
      </w:r>
      <w:r w:rsidRPr="001B5578">
        <w:rPr>
          <w:rFonts w:ascii="Calibri" w:eastAsia="Calibri" w:hAnsi="Calibri" w:cs="Calibri"/>
          <w:sz w:val="22"/>
          <w:szCs w:val="22"/>
        </w:rPr>
        <w:t>http://ontology.eil.utoronto.ca/tove/cacensus</w:t>
      </w:r>
      <w:r w:rsidRPr="001B5578">
        <w:rPr>
          <w:rFonts w:ascii="Calibri" w:eastAsia="Calibri" w:hAnsi="Calibri" w:cs="Calibri"/>
          <w:color w:val="000000" w:themeColor="text1"/>
          <w:sz w:val="22"/>
          <w:szCs w:val="22"/>
        </w:rPr>
        <w:t>#</w:t>
      </w:r>
    </w:p>
    <w:p w14:paraId="7CA0AE5E" w14:textId="38B22F28"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xsd: http://www.w3.org/2001/XMLSchema#</w:t>
      </w:r>
    </w:p>
    <w:p w14:paraId="2159E683" w14:textId="27567AA4" w:rsidR="005F70F0" w:rsidRPr="001B5578" w:rsidRDefault="1B1DF428" w:rsidP="1EC11F8C">
      <w:pPr>
        <w:pStyle w:val="Heading2"/>
      </w:pPr>
      <w:bookmarkStart w:id="9" w:name="_Toc201121264"/>
      <w:r w:rsidRPr="001B5578">
        <w:t>Administrative Areas</w:t>
      </w:r>
      <w:bookmarkEnd w:id="9"/>
    </w:p>
    <w:p w14:paraId="6097A162" w14:textId="27352F57" w:rsidR="00727319" w:rsidRPr="001B5578" w:rsidRDefault="00727319" w:rsidP="21CBBABB">
      <w:pPr>
        <w:rPr>
          <w:rFonts w:ascii="Calibri" w:eastAsia="Calibri" w:hAnsi="Calibri" w:cs="Calibri"/>
          <w:color w:val="000000" w:themeColor="text1"/>
          <w:sz w:val="22"/>
          <w:szCs w:val="22"/>
          <w:rPrChange w:id="10" w:author="Unknown">
            <w:rPr>
              <w:rFonts w:ascii="Calibri" w:eastAsia="Calibri" w:hAnsi="Calibri" w:cs="Calibri"/>
              <w:color w:val="000000" w:themeColor="text1"/>
              <w:sz w:val="28"/>
              <w:szCs w:val="28"/>
            </w:rPr>
          </w:rPrChange>
        </w:rPr>
      </w:pPr>
      <w:r w:rsidRPr="001B5578">
        <w:rPr>
          <w:rFonts w:ascii="Calibri" w:eastAsia="Calibri" w:hAnsi="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w:t>
      </w:r>
      <w:r w:rsidRPr="001B5578">
        <w:rPr>
          <w:rFonts w:ascii="Calibri" w:eastAsia="Calibri" w:hAnsi="Calibri" w:cs="Calibri"/>
          <w:color w:val="000000" w:themeColor="text1"/>
          <w:sz w:val="22"/>
          <w:szCs w:val="22"/>
        </w:rPr>
        <w:lastRenderedPageBreak/>
        <w:t xml:space="preserve">are expressed as a subclass of the CityAdministrativeArea class from ISO 5087-2.  These administrative areas also have properties such as ”hasNeighborhood” or ”inWard” to describe the relationships between each other.  These properties are useful for quickly finding, for example, a list of neighborhoods that can be found inside a given ward.  </w:t>
      </w:r>
    </w:p>
    <w:p w14:paraId="46AF6D6F" w14:textId="4577490D" w:rsidR="06021F34" w:rsidRPr="001B5578" w:rsidRDefault="010F3ECA" w:rsidP="1EC11F8C">
      <w:pPr>
        <w:spacing w:line="259" w:lineRule="auto"/>
        <w:rPr>
          <w:rFonts w:ascii="Calibri" w:eastAsia="Calibri" w:hAnsi="Calibri" w:cs="Calibri"/>
          <w:color w:val="000000" w:themeColor="text1"/>
          <w:sz w:val="22"/>
          <w:szCs w:val="22"/>
        </w:rPr>
      </w:pPr>
      <w:r w:rsidRPr="001B5578">
        <w:rPr>
          <w:noProof/>
        </w:rPr>
        <w:drawing>
          <wp:inline distT="0" distB="0" distL="0" distR="0" wp14:anchorId="60B0C0C9" wp14:editId="3F08B2A9">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rsidRPr="001B5578">
        <w:br/>
      </w:r>
      <w:r w:rsidR="165F9EC1" w:rsidRPr="001B5578">
        <w:rPr>
          <w:rFonts w:ascii="Calibri" w:eastAsia="Calibri" w:hAnsi="Calibri" w:cs="Calibri"/>
          <w:color w:val="000000" w:themeColor="text1"/>
          <w:sz w:val="22"/>
          <w:szCs w:val="22"/>
        </w:rPr>
        <w:t xml:space="preserve">An example SPARQL query for </w:t>
      </w:r>
      <w:r w:rsidR="518427B3" w:rsidRPr="001B5578">
        <w:rPr>
          <w:rFonts w:ascii="Calibri" w:eastAsia="Calibri" w:hAnsi="Calibri" w:cs="Calibri"/>
          <w:color w:val="000000" w:themeColor="text1"/>
          <w:sz w:val="22"/>
          <w:szCs w:val="22"/>
        </w:rPr>
        <w:t>finding a list of neighborhoods in ward 1 (Etobicoke North)</w:t>
      </w:r>
      <w:r w:rsidR="165F9EC1" w:rsidRPr="001B5578">
        <w:rPr>
          <w:rFonts w:ascii="Calibri" w:eastAsia="Calibri" w:hAnsi="Calibri" w:cs="Calibri"/>
          <w:color w:val="000000" w:themeColor="text1"/>
          <w:sz w:val="22"/>
          <w:szCs w:val="22"/>
        </w:rPr>
        <w:t xml:space="preserve"> can be found below</w:t>
      </w:r>
      <w:r w:rsidR="2A25A682" w:rsidRPr="001B5578">
        <w:rPr>
          <w:rFonts w:ascii="Calibri" w:eastAsia="Calibri" w:hAnsi="Calibri" w:cs="Calibri"/>
          <w:color w:val="000000" w:themeColor="text1"/>
          <w:sz w:val="22"/>
          <w:szCs w:val="22"/>
        </w:rPr>
        <w:t>:</w:t>
      </w:r>
    </w:p>
    <w:p w14:paraId="5EE83B55" w14:textId="70C1A2EC" w:rsidR="1EC11F8C" w:rsidRPr="001B5578" w:rsidRDefault="1EC11F8C" w:rsidP="1EC11F8C">
      <w:pPr>
        <w:spacing w:line="259" w:lineRule="auto"/>
        <w:rPr>
          <w:rFonts w:ascii="Calibri" w:eastAsia="Calibri" w:hAnsi="Calibri" w:cs="Calibri"/>
          <w:color w:val="000000" w:themeColor="text1"/>
          <w:sz w:val="22"/>
          <w:szCs w:val="22"/>
        </w:rPr>
      </w:pPr>
    </w:p>
    <w:p w14:paraId="01F6E413" w14:textId="1E2C6BDA" w:rsidR="2A25A682" w:rsidRPr="001B5578" w:rsidRDefault="2A25A682" w:rsidP="1EC11F8C">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PREFIX toronto: &lt;http://ontology.eil.utoronto.ca/Toronto/Toronto#&gt;</w:t>
      </w:r>
    </w:p>
    <w:p w14:paraId="31D0E99D" w14:textId="045B8F00" w:rsidR="2A25A682" w:rsidRPr="001B5578" w:rsidRDefault="2A25A682" w:rsidP="308FC79A">
      <w:pPr>
        <w:spacing w:line="259" w:lineRule="auto"/>
      </w:pPr>
      <w:r w:rsidRPr="001B5578">
        <w:rPr>
          <w:rFonts w:ascii="Calibri" w:eastAsia="Calibri" w:hAnsi="Calibri" w:cs="Calibri"/>
          <w:color w:val="000000" w:themeColor="text1"/>
          <w:sz w:val="22"/>
          <w:szCs w:val="22"/>
        </w:rPr>
        <w:t>SELECT ?neighborhood</w:t>
      </w:r>
    </w:p>
    <w:p w14:paraId="0877401F" w14:textId="2D4F2758" w:rsidR="2A25A682" w:rsidRPr="001B5578" w:rsidRDefault="2A25A682" w:rsidP="308FC79A">
      <w:pPr>
        <w:spacing w:line="259" w:lineRule="auto"/>
      </w:pPr>
      <w:r w:rsidRPr="001B5578">
        <w:rPr>
          <w:rFonts w:ascii="Calibri" w:eastAsia="Calibri" w:hAnsi="Calibri" w:cs="Calibri"/>
          <w:color w:val="000000" w:themeColor="text1"/>
          <w:sz w:val="22"/>
          <w:szCs w:val="22"/>
        </w:rPr>
        <w:t xml:space="preserve">WHERE{ </w:t>
      </w:r>
      <w:r w:rsidR="00A9363F" w:rsidRPr="001B5578">
        <w:rPr>
          <w:rFonts w:ascii="Calibri" w:eastAsia="Calibri" w:hAnsi="Calibri" w:cs="Calibri"/>
          <w:color w:val="000000" w:themeColor="text1"/>
          <w:sz w:val="22"/>
          <w:szCs w:val="22"/>
        </w:rPr>
        <w:tab/>
      </w:r>
    </w:p>
    <w:p w14:paraId="241A606E" w14:textId="34187683" w:rsidR="2A25A682" w:rsidRPr="001B5578" w:rsidRDefault="2A25A682" w:rsidP="308FC79A">
      <w:pPr>
        <w:spacing w:line="259" w:lineRule="auto"/>
      </w:pPr>
      <w:r w:rsidRPr="001B5578">
        <w:rPr>
          <w:rFonts w:ascii="Calibri" w:eastAsia="Calibri" w:hAnsi="Calibri" w:cs="Calibri"/>
          <w:color w:val="000000" w:themeColor="text1"/>
          <w:sz w:val="22"/>
          <w:szCs w:val="22"/>
        </w:rPr>
        <w:t>toronto:ward1 toronto:hasNeighborhood ?neighborhood</w:t>
      </w:r>
    </w:p>
    <w:p w14:paraId="04CE879E" w14:textId="352E6DA2" w:rsidR="2A25A682" w:rsidRPr="001B5578" w:rsidRDefault="2A25A682" w:rsidP="308FC79A">
      <w:pPr>
        <w:spacing w:line="259" w:lineRule="auto"/>
      </w:pPr>
      <w:r w:rsidRPr="001B5578">
        <w:rPr>
          <w:rFonts w:ascii="Calibri" w:eastAsia="Calibri" w:hAnsi="Calibri" w:cs="Calibri"/>
          <w:color w:val="000000" w:themeColor="text1"/>
          <w:sz w:val="22"/>
          <w:szCs w:val="22"/>
        </w:rPr>
        <w:t>}</w:t>
      </w:r>
    </w:p>
    <w:p w14:paraId="42EDF3A9" w14:textId="1A2E00ED" w:rsidR="1EC11F8C" w:rsidRPr="001B5578" w:rsidRDefault="1EC11F8C" w:rsidP="1EC11F8C">
      <w:pPr>
        <w:spacing w:line="259" w:lineRule="auto"/>
        <w:rPr>
          <w:rFonts w:ascii="Calibri" w:eastAsia="Calibri" w:hAnsi="Calibri" w:cs="Calibri"/>
          <w:color w:val="000000" w:themeColor="text1"/>
          <w:sz w:val="22"/>
          <w:szCs w:val="22"/>
        </w:rPr>
      </w:pPr>
    </w:p>
    <w:p w14:paraId="3E54544B" w14:textId="2125586E" w:rsidR="1EC11F8C" w:rsidRPr="001B5578" w:rsidRDefault="2C024E81" w:rsidP="11CFDC80">
      <w:pPr>
        <w:pStyle w:val="Heading2"/>
      </w:pPr>
      <w:bookmarkStart w:id="11" w:name="_Toc201121265"/>
      <w:r w:rsidRPr="001B5578">
        <w:t>Address</w:t>
      </w:r>
      <w:bookmarkEnd w:id="11"/>
    </w:p>
    <w:p w14:paraId="1397906F" w14:textId="2EE17BA7" w:rsidR="1EC11F8C" w:rsidRPr="001B5578" w:rsidRDefault="2C024E81" w:rsidP="11CFDC80">
      <w:pPr>
        <w:spacing w:line="259" w:lineRule="auto"/>
        <w:rPr>
          <w:color w:val="000000" w:themeColor="text1"/>
          <w:sz w:val="22"/>
          <w:szCs w:val="22"/>
        </w:rPr>
      </w:pPr>
      <w:r w:rsidRPr="001B5578">
        <w:rPr>
          <w:color w:val="000000" w:themeColor="text1"/>
          <w:sz w:val="22"/>
          <w:szCs w:val="22"/>
        </w:rPr>
        <w:t xml:space="preserve">The </w:t>
      </w:r>
      <w:r w:rsidR="266E1558" w:rsidRPr="001B5578">
        <w:rPr>
          <w:color w:val="000000" w:themeColor="text1"/>
          <w:sz w:val="22"/>
          <w:szCs w:val="22"/>
        </w:rPr>
        <w:t>address</w:t>
      </w:r>
      <w:r w:rsidRPr="001B5578">
        <w:rPr>
          <w:color w:val="000000" w:themeColor="text1"/>
          <w:sz w:val="22"/>
          <w:szCs w:val="22"/>
        </w:rPr>
        <w:t xml:space="preserve"> of an </w:t>
      </w:r>
      <w:r w:rsidR="3598EB1B" w:rsidRPr="001B5578">
        <w:rPr>
          <w:color w:val="000000" w:themeColor="text1"/>
          <w:sz w:val="22"/>
          <w:szCs w:val="22"/>
        </w:rPr>
        <w:t>entity</w:t>
      </w:r>
      <w:r w:rsidRPr="001B5578">
        <w:rPr>
          <w:color w:val="000000" w:themeColor="text1"/>
          <w:sz w:val="22"/>
          <w:szCs w:val="22"/>
        </w:rPr>
        <w:t xml:space="preserve"> is represented using the </w:t>
      </w:r>
      <w:r w:rsidR="6120B556" w:rsidRPr="001B5578">
        <w:rPr>
          <w:color w:val="000000" w:themeColor="text1"/>
          <w:sz w:val="22"/>
          <w:szCs w:val="22"/>
        </w:rPr>
        <w:t>Address representation from the Contact</w:t>
      </w:r>
      <w:r w:rsidRPr="001B5578">
        <w:rPr>
          <w:color w:val="000000" w:themeColor="text1"/>
          <w:sz w:val="22"/>
          <w:szCs w:val="22"/>
        </w:rPr>
        <w:t xml:space="preserve"> pattern from ISO 5087-</w:t>
      </w:r>
      <w:r w:rsidR="3B25AD38" w:rsidRPr="001B5578">
        <w:rPr>
          <w:color w:val="000000" w:themeColor="text1"/>
          <w:sz w:val="22"/>
          <w:szCs w:val="22"/>
        </w:rPr>
        <w:t>2</w:t>
      </w:r>
      <w:r w:rsidRPr="001B5578">
        <w:rPr>
          <w:color w:val="000000" w:themeColor="text1"/>
          <w:sz w:val="22"/>
          <w:szCs w:val="22"/>
        </w:rPr>
        <w:t xml:space="preserve"> where an</w:t>
      </w:r>
      <w:r w:rsidR="45D2B0B3" w:rsidRPr="001B5578">
        <w:rPr>
          <w:color w:val="000000" w:themeColor="text1"/>
          <w:sz w:val="22"/>
          <w:szCs w:val="22"/>
        </w:rPr>
        <w:t xml:space="preserve"> entity is linked to an Address instance using the “hasAddress” property.  This Address instance is then linked to </w:t>
      </w:r>
      <w:r w:rsidR="65FCCB6B" w:rsidRPr="001B5578">
        <w:rPr>
          <w:color w:val="000000" w:themeColor="text1"/>
          <w:sz w:val="22"/>
          <w:szCs w:val="22"/>
        </w:rPr>
        <w:t>individual components of an address using properties such as hasStreetNumber, hasStreet, hasPostalCode</w:t>
      </w:r>
      <w:r w:rsidR="613D6FF5" w:rsidRPr="001B5578">
        <w:rPr>
          <w:color w:val="000000" w:themeColor="text1"/>
          <w:sz w:val="22"/>
          <w:szCs w:val="22"/>
        </w:rPr>
        <w:t>,</w:t>
      </w:r>
      <w:r w:rsidR="65FCCB6B" w:rsidRPr="001B5578">
        <w:rPr>
          <w:color w:val="000000" w:themeColor="text1"/>
          <w:sz w:val="22"/>
          <w:szCs w:val="22"/>
        </w:rPr>
        <w:t xml:space="preserve"> etc.</w:t>
      </w:r>
    </w:p>
    <w:p w14:paraId="4D77DA55" w14:textId="1522507C" w:rsidR="11CFDC80" w:rsidRPr="001B5578" w:rsidRDefault="11CFDC80" w:rsidP="11CFDC80">
      <w:pPr>
        <w:spacing w:line="259" w:lineRule="auto"/>
        <w:rPr>
          <w:color w:val="000000" w:themeColor="text1"/>
          <w:sz w:val="22"/>
          <w:szCs w:val="22"/>
        </w:rPr>
      </w:pPr>
    </w:p>
    <w:p w14:paraId="31B8C804" w14:textId="3E5139CE" w:rsidR="58892F67" w:rsidRPr="001B5578" w:rsidRDefault="58892F67" w:rsidP="11CFDC80">
      <w:pPr>
        <w:spacing w:line="259" w:lineRule="auto"/>
        <w:rPr>
          <w:rFonts w:ascii="Calibri" w:eastAsia="Calibri" w:hAnsi="Calibri" w:cs="Calibri"/>
          <w:color w:val="000000" w:themeColor="text1"/>
          <w:sz w:val="22"/>
          <w:szCs w:val="22"/>
        </w:rPr>
      </w:pPr>
      <w:r w:rsidRPr="001B5578">
        <w:rPr>
          <w:noProof/>
        </w:rPr>
        <w:lastRenderedPageBreak/>
        <w:drawing>
          <wp:inline distT="0" distB="0" distL="0" distR="0" wp14:anchorId="478627ED" wp14:editId="46555FA3">
            <wp:extent cx="6319345" cy="1762125"/>
            <wp:effectExtent l="0" t="0" r="0" b="0"/>
            <wp:docPr id="1664193208" name="Picture 16641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19345" cy="1762125"/>
                    </a:xfrm>
                    <a:prstGeom prst="rect">
                      <a:avLst/>
                    </a:prstGeom>
                  </pic:spPr>
                </pic:pic>
              </a:graphicData>
            </a:graphic>
          </wp:inline>
        </w:drawing>
      </w:r>
    </w:p>
    <w:p w14:paraId="23AD13A1" w14:textId="5D4977EF" w:rsidR="57F57ED2" w:rsidRPr="001B5578" w:rsidRDefault="7D920AFF" w:rsidP="1EC11F8C">
      <w:pPr>
        <w:pStyle w:val="Heading2"/>
      </w:pPr>
      <w:bookmarkStart w:id="12" w:name="_Toc201121266"/>
      <w:r w:rsidRPr="001B5578">
        <w:t>Geospatial Location</w:t>
      </w:r>
      <w:bookmarkEnd w:id="12"/>
    </w:p>
    <w:p w14:paraId="753DCA4B" w14:textId="61C2CF99" w:rsidR="00727319" w:rsidRPr="001B5578" w:rsidRDefault="0A294AD2" w:rsidP="00727319">
      <w:pPr>
        <w:spacing w:line="259" w:lineRule="auto"/>
        <w:rPr>
          <w:color w:val="000000" w:themeColor="text1"/>
          <w:sz w:val="22"/>
          <w:szCs w:val="22"/>
        </w:rPr>
      </w:pPr>
      <w:r w:rsidRPr="001B5578">
        <w:rPr>
          <w:color w:val="000000" w:themeColor="text1"/>
          <w:sz w:val="22"/>
          <w:szCs w:val="22"/>
        </w:rPr>
        <w:t>The geospatial location of an</w:t>
      </w:r>
      <w:r w:rsidR="03DBE283" w:rsidRPr="001B5578">
        <w:rPr>
          <w:color w:val="000000" w:themeColor="text1"/>
          <w:sz w:val="22"/>
          <w:szCs w:val="22"/>
        </w:rPr>
        <w:t xml:space="preserve"> entity </w:t>
      </w:r>
      <w:r w:rsidRPr="001B5578">
        <w:rPr>
          <w:color w:val="000000" w:themeColor="text1"/>
          <w:sz w:val="22"/>
          <w:szCs w:val="22"/>
        </w:rPr>
        <w:t xml:space="preserve">is represented using the Location pattern from ISO 5087-1 where an </w:t>
      </w:r>
      <w:r w:rsidR="55FC851C" w:rsidRPr="001B5578">
        <w:rPr>
          <w:color w:val="000000" w:themeColor="text1"/>
          <w:sz w:val="22"/>
          <w:szCs w:val="22"/>
        </w:rPr>
        <w:t>entity</w:t>
      </w:r>
      <w:r w:rsidRPr="001B5578">
        <w:rPr>
          <w:color w:val="000000" w:themeColor="text1"/>
          <w:sz w:val="22"/>
          <w:szCs w:val="22"/>
        </w:rPr>
        <w:t xml:space="preserve"> is linked to a Location class instance using the “hasLocation” property.  The location instance is then linked to the</w:t>
      </w:r>
      <w:r w:rsidR="74E2B19F" w:rsidRPr="001B5578">
        <w:rPr>
          <w:color w:val="000000" w:themeColor="text1"/>
          <w:sz w:val="22"/>
          <w:szCs w:val="22"/>
        </w:rPr>
        <w:t xml:space="preserve"> WKT</w:t>
      </w:r>
      <w:r w:rsidRPr="001B5578">
        <w:rPr>
          <w:color w:val="000000" w:themeColor="text1"/>
          <w:sz w:val="22"/>
          <w:szCs w:val="22"/>
        </w:rPr>
        <w:t xml:space="preserve"> polygon coordinates using the “asWKT” property.</w:t>
      </w:r>
    </w:p>
    <w:p w14:paraId="2DFCE7C2" w14:textId="77777777" w:rsidR="00727319" w:rsidRPr="001B5578" w:rsidRDefault="00727319" w:rsidP="21CBBABB">
      <w:pPr>
        <w:rPr>
          <w:rPrChange w:id="13" w:author="Unknown">
            <w:rPr>
              <w:color w:val="000000" w:themeColor="text1"/>
              <w:sz w:val="28"/>
              <w:szCs w:val="28"/>
            </w:rPr>
          </w:rPrChange>
        </w:rPr>
      </w:pPr>
    </w:p>
    <w:p w14:paraId="12D3960A" w14:textId="35BF979C" w:rsidR="57F57ED2" w:rsidRPr="001B5578" w:rsidRDefault="57F57ED2" w:rsidP="1B9E1760">
      <w:pPr>
        <w:spacing w:line="259" w:lineRule="auto"/>
      </w:pPr>
      <w:r w:rsidRPr="001B5578">
        <w:lastRenderedPageBreak/>
        <w:br/>
      </w:r>
      <w:r w:rsidR="79A51077" w:rsidRPr="001B5578">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14:paraId="66363EF5" w14:textId="188A2422" w:rsidR="4D5C9A03" w:rsidRPr="001B5578" w:rsidRDefault="29F9C36B" w:rsidP="21CBBABB">
      <w:pPr>
        <w:pStyle w:val="Heading2"/>
        <w:spacing w:line="259" w:lineRule="auto"/>
        <w:rPr>
          <w:color w:val="000000" w:themeColor="text1"/>
          <w:sz w:val="22"/>
          <w:szCs w:val="22"/>
        </w:rPr>
      </w:pPr>
      <w:bookmarkStart w:id="14" w:name="_Toc201121267"/>
      <w:r w:rsidRPr="001B5578">
        <w:t>Census Profiles and Characteristics</w:t>
      </w:r>
      <w:bookmarkEnd w:id="14"/>
    </w:p>
    <w:p w14:paraId="33AE370A" w14:textId="6A1265E0" w:rsidR="005002D9" w:rsidRPr="001B5578" w:rsidRDefault="005002D9" w:rsidP="21CBBABB">
      <w:pPr>
        <w:rPr>
          <w:rPrChange w:id="15" w:author="Unknown">
            <w:rPr>
              <w:color w:val="000000" w:themeColor="text1"/>
              <w:sz w:val="28"/>
              <w:szCs w:val="28"/>
            </w:rPr>
          </w:rPrChange>
        </w:rPr>
      </w:pPr>
      <w:r w:rsidRPr="001B5578">
        <w:rPr>
          <w:color w:val="000000" w:themeColor="text1"/>
          <w:sz w:val="22"/>
          <w:szCs w:val="22"/>
        </w:rPr>
        <w:t xml:space="preserve">Census data for geographic areas are organized as datasets called census profiles.  Census profiles contain a collection of individual census characteristics, which are a subclass of the Indicator class from ISO 21972 and linked using the hasCharacteristic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00B95CB1" w:rsidRPr="001B5578">
        <w:rPr>
          <w:color w:val="000000" w:themeColor="text1"/>
          <w:sz w:val="22"/>
          <w:szCs w:val="22"/>
        </w:rPr>
        <w:t>below</w:t>
      </w:r>
      <w:r w:rsidRPr="001B5578">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the ”value” property and this measure instance is linked to the value of the characteristic using the ”numerical_value” property.</w:t>
      </w:r>
    </w:p>
    <w:p w14:paraId="46D2629B" w14:textId="303F177A" w:rsidR="4D5C9A03" w:rsidRPr="001B5578" w:rsidRDefault="768E8CDE" w:rsidP="1EC11F8C">
      <w:pPr>
        <w:spacing w:line="259" w:lineRule="auto"/>
        <w:rPr>
          <w:color w:val="000000" w:themeColor="text1"/>
          <w:sz w:val="22"/>
          <w:szCs w:val="22"/>
        </w:rPr>
      </w:pPr>
      <w:r w:rsidRPr="001B5578">
        <w:rPr>
          <w:noProof/>
        </w:rPr>
        <w:lastRenderedPageBreak/>
        <w:drawing>
          <wp:inline distT="0" distB="0" distL="0" distR="0" wp14:anchorId="1F82CA86" wp14:editId="4E26BC0A">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rsidRPr="001B5578">
        <w:br/>
      </w:r>
    </w:p>
    <w:p w14:paraId="5E69F933" w14:textId="5632C84A" w:rsidR="08041A81" w:rsidRPr="001B5578" w:rsidRDefault="08041A81" w:rsidP="1B9E1760">
      <w:pPr>
        <w:spacing w:line="259" w:lineRule="auto"/>
        <w:rPr>
          <w:color w:val="000000" w:themeColor="text1"/>
          <w:sz w:val="22"/>
          <w:szCs w:val="22"/>
        </w:rPr>
      </w:pPr>
      <w:r w:rsidRPr="001B5578">
        <w:rPr>
          <w:color w:val="000000" w:themeColor="text1"/>
          <w:sz w:val="22"/>
          <w:szCs w:val="22"/>
        </w:rPr>
        <w:t xml:space="preserve">A more in-depth explanation of the Canadian Census ontology can be found in our paper titled </w:t>
      </w:r>
      <w:r w:rsidR="2EF2CEDD" w:rsidRPr="001B5578">
        <w:rPr>
          <w:color w:val="000000" w:themeColor="text1"/>
          <w:sz w:val="22"/>
          <w:szCs w:val="22"/>
        </w:rPr>
        <w:t xml:space="preserve">“Semantically Interoperable Census Data: Unlocking the Semantics of Census Data Using Ontologies and Linked Data” which can be found here: </w:t>
      </w:r>
      <w:hyperlink r:id="rId21" w:anchor=":~:text=Using%20census%20data%20as%20an,data%20points%20from%20large%20datasets">
        <w:r w:rsidR="2EF2CEDD" w:rsidRPr="001B5578">
          <w:rPr>
            <w:rStyle w:val="Hyperlink"/>
            <w:sz w:val="22"/>
            <w:szCs w:val="22"/>
          </w:rPr>
          <w:t>https://ijpds.org/article/view/2378#:~:text=Using%20census%20data%20as%20an,data%20points%20from%20large%20datasets</w:t>
        </w:r>
      </w:hyperlink>
      <w:r w:rsidR="2EF2CEDD" w:rsidRPr="001B5578">
        <w:rPr>
          <w:color w:val="000000" w:themeColor="text1"/>
          <w:sz w:val="22"/>
          <w:szCs w:val="22"/>
        </w:rPr>
        <w:t>.</w:t>
      </w:r>
    </w:p>
    <w:p w14:paraId="134242AE" w14:textId="19C2CD5D" w:rsidR="2EF2CEDD" w:rsidRPr="001B5578" w:rsidRDefault="49D52A24" w:rsidP="1EC11F8C">
      <w:pPr>
        <w:pStyle w:val="Heading2"/>
      </w:pPr>
      <w:bookmarkStart w:id="16" w:name="_Toc201121268"/>
      <w:r w:rsidRPr="001B5578">
        <w:t>Toronto Police Service Crime Data</w:t>
      </w:r>
      <w:bookmarkEnd w:id="16"/>
    </w:p>
    <w:p w14:paraId="4CC911B9" w14:textId="3D7FEAB4" w:rsidR="009E7476" w:rsidRPr="001B5578" w:rsidRDefault="009E7476" w:rsidP="009E7476">
      <w:pPr>
        <w:spacing w:line="259" w:lineRule="auto"/>
        <w:ind w:firstLine="720"/>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This is a basic ontology for representing</w:t>
      </w:r>
      <w:r w:rsidR="335DEE32" w:rsidRPr="001B5578">
        <w:rPr>
          <w:rFonts w:ascii="Calibri" w:eastAsia="Calibri" w:hAnsi="Calibri" w:cs="Calibri"/>
          <w:color w:val="000000" w:themeColor="text1"/>
          <w:sz w:val="22"/>
          <w:szCs w:val="22"/>
        </w:rPr>
        <w:t xml:space="preserve"> neighborhood</w:t>
      </w:r>
      <w:r w:rsidRPr="001B5578">
        <w:rPr>
          <w:rFonts w:ascii="Calibri" w:eastAsia="Calibri" w:hAnsi="Calibri" w:cs="Calibri"/>
          <w:color w:val="000000" w:themeColor="text1"/>
          <w:sz w:val="22"/>
          <w:szCs w:val="22"/>
        </w:rPr>
        <w:t xml:space="preserve"> crime indicators</w:t>
      </w:r>
      <w:r w:rsidR="7264F917" w:rsidRPr="001B5578">
        <w:rPr>
          <w:rFonts w:ascii="Calibri" w:eastAsia="Calibri" w:hAnsi="Calibri" w:cs="Calibri"/>
          <w:color w:val="000000" w:themeColor="text1"/>
          <w:sz w:val="22"/>
          <w:szCs w:val="22"/>
        </w:rPr>
        <w:t xml:space="preserve"> from the Toronto Police Service</w:t>
      </w:r>
      <w:r w:rsidRPr="001B5578">
        <w:rPr>
          <w:rFonts w:ascii="Calibri" w:eastAsia="Calibri" w:hAnsi="Calibri" w:cs="Calibri"/>
          <w:color w:val="000000" w:themeColor="text1"/>
          <w:sz w:val="22"/>
          <w:szCs w:val="22"/>
        </w:rPr>
        <w:t xml:space="preserve"> using the Indicator pattern from ISO/IEC 21972.  An instance of a crime indicator (e.g. </w:t>
      </w:r>
      <w:r w:rsidRPr="001B5578">
        <w:rPr>
          <w:rFonts w:ascii="Calibri" w:eastAsia="Calibri" w:hAnsi="Calibri" w:cs="Calibri"/>
          <w:color w:val="000000" w:themeColor="text1"/>
          <w:sz w:val="22"/>
          <w:szCs w:val="22"/>
        </w:rPr>
        <w:lastRenderedPageBreak/>
        <w:t xml:space="preserve">AssualtCrime2016 which measures the number of assault crimes that occurred during the year 2016 in a given location) is defined as a subclass of the Indicator class from ISO/IEC 21972.  Crime indicators can be linked to their location using the hasLocation property and its corresponding time period using the hasTime property.  The value of a crime indicator is defined as an instance of the Measure class from ISO/IEC 21972 and can be linked to its numerical value using the numerical_value property.  Additionally, crime indicators can be linked to its population instance using the cardinality_of property from ISO/IEC 21972.  </w:t>
      </w:r>
    </w:p>
    <w:p w14:paraId="65302523" w14:textId="59681A4A" w:rsidR="7AD50C4D" w:rsidRPr="001B5578" w:rsidRDefault="7AD50C4D" w:rsidP="71FA3069">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This section provides a brief </w:t>
      </w:r>
      <w:r w:rsidR="7BCD5E7D" w:rsidRPr="001B5578">
        <w:rPr>
          <w:rFonts w:ascii="Calibri" w:eastAsia="Calibri" w:hAnsi="Calibri" w:cs="Calibri"/>
          <w:color w:val="000000" w:themeColor="text1"/>
          <w:sz w:val="22"/>
          <w:szCs w:val="22"/>
        </w:rPr>
        <w:t>description</w:t>
      </w:r>
      <w:r w:rsidRPr="001B5578">
        <w:rPr>
          <w:rFonts w:ascii="Calibri" w:eastAsia="Calibri" w:hAnsi="Calibri" w:cs="Calibri"/>
          <w:color w:val="000000" w:themeColor="text1"/>
          <w:sz w:val="22"/>
          <w:szCs w:val="22"/>
        </w:rPr>
        <w:t xml:space="preserve"> of </w:t>
      </w:r>
      <w:r w:rsidR="525C7CB7" w:rsidRPr="001B5578">
        <w:rPr>
          <w:rFonts w:ascii="Calibri" w:eastAsia="Calibri" w:hAnsi="Calibri" w:cs="Calibri"/>
          <w:color w:val="000000" w:themeColor="text1"/>
          <w:sz w:val="22"/>
          <w:szCs w:val="22"/>
        </w:rPr>
        <w:t xml:space="preserve">the column labels found in the data spreadsheet </w:t>
      </w:r>
      <w:r w:rsidR="033D7201" w:rsidRPr="001B5578">
        <w:rPr>
          <w:rFonts w:ascii="Calibri" w:eastAsia="Calibri" w:hAnsi="Calibri" w:cs="Calibri"/>
          <w:color w:val="000000" w:themeColor="text1"/>
          <w:sz w:val="22"/>
          <w:szCs w:val="22"/>
        </w:rPr>
        <w:t>published by</w:t>
      </w:r>
      <w:r w:rsidR="525C7CB7" w:rsidRPr="001B5578">
        <w:rPr>
          <w:rFonts w:ascii="Calibri" w:eastAsia="Calibri" w:hAnsi="Calibri" w:cs="Calibri"/>
          <w:color w:val="000000" w:themeColor="text1"/>
          <w:sz w:val="22"/>
          <w:szCs w:val="22"/>
        </w:rPr>
        <w:t xml:space="preserve"> the Toronto Police Service</w:t>
      </w:r>
      <w:r w:rsidRPr="001B5578">
        <w:rPr>
          <w:rFonts w:ascii="Calibri" w:eastAsia="Calibri" w:hAnsi="Calibri" w:cs="Calibri"/>
          <w:color w:val="000000" w:themeColor="text1"/>
          <w:sz w:val="22"/>
          <w:szCs w:val="22"/>
        </w:rPr>
        <w:t xml:space="preserve">.  </w:t>
      </w:r>
    </w:p>
    <w:tbl>
      <w:tblPr>
        <w:tblStyle w:val="TableGrid"/>
        <w:tblW w:w="0" w:type="auto"/>
        <w:tblLook w:val="06A0" w:firstRow="1" w:lastRow="0" w:firstColumn="1" w:lastColumn="0" w:noHBand="1" w:noVBand="1"/>
      </w:tblPr>
      <w:tblGrid>
        <w:gridCol w:w="3120"/>
        <w:gridCol w:w="3120"/>
      </w:tblGrid>
      <w:tr w:rsidR="71FA3069" w:rsidRPr="001B5578" w14:paraId="2AD91D75" w14:textId="77777777" w:rsidTr="46836765">
        <w:trPr>
          <w:trHeight w:val="300"/>
        </w:trPr>
        <w:tc>
          <w:tcPr>
            <w:tcW w:w="3120" w:type="dxa"/>
            <w:shd w:val="clear" w:color="auto" w:fill="4C94D8" w:themeFill="text2" w:themeFillTint="80"/>
          </w:tcPr>
          <w:p w14:paraId="73BD525A" w14:textId="7790512B" w:rsidR="5DF2537C" w:rsidRPr="001B5578" w:rsidRDefault="5DF2537C" w:rsidP="71FA3069">
            <w:r w:rsidRPr="001B5578">
              <w:rPr>
                <w:color w:val="FFFFFF" w:themeColor="background1"/>
                <w:sz w:val="22"/>
                <w:szCs w:val="22"/>
              </w:rPr>
              <w:t>Toronto Police Service Label</w:t>
            </w:r>
          </w:p>
        </w:tc>
        <w:tc>
          <w:tcPr>
            <w:tcW w:w="3120" w:type="dxa"/>
            <w:shd w:val="clear" w:color="auto" w:fill="4C94D8" w:themeFill="text2" w:themeFillTint="80"/>
          </w:tcPr>
          <w:p w14:paraId="7CE4BA1C" w14:textId="0005ED6A" w:rsidR="71FA3069" w:rsidRPr="001B5578" w:rsidRDefault="71FA3069" w:rsidP="71FA3069">
            <w:pPr>
              <w:rPr>
                <w:color w:val="FFFFFF" w:themeColor="background1"/>
                <w:sz w:val="22"/>
                <w:szCs w:val="22"/>
              </w:rPr>
            </w:pPr>
            <w:r w:rsidRPr="001B5578">
              <w:rPr>
                <w:color w:val="FFFFFF" w:themeColor="background1"/>
                <w:sz w:val="22"/>
                <w:szCs w:val="22"/>
              </w:rPr>
              <w:t>Description</w:t>
            </w:r>
          </w:p>
        </w:tc>
      </w:tr>
      <w:tr w:rsidR="71FA3069" w:rsidRPr="001B5578" w14:paraId="46CB9A58" w14:textId="77777777" w:rsidTr="46836765">
        <w:trPr>
          <w:trHeight w:val="300"/>
        </w:trPr>
        <w:tc>
          <w:tcPr>
            <w:tcW w:w="3120" w:type="dxa"/>
          </w:tcPr>
          <w:p w14:paraId="3C570002" w14:textId="6500BACD" w:rsidR="155D8663" w:rsidRPr="001B5578" w:rsidRDefault="155D8663" w:rsidP="71FA3069">
            <w:pPr>
              <w:rPr>
                <w:color w:val="000000" w:themeColor="text1"/>
                <w:sz w:val="22"/>
                <w:szCs w:val="22"/>
              </w:rPr>
            </w:pPr>
            <w:r w:rsidRPr="001B5578">
              <w:rPr>
                <w:color w:val="000000" w:themeColor="text1"/>
                <w:sz w:val="22"/>
                <w:szCs w:val="22"/>
              </w:rPr>
              <w:t>HoodName,C,35</w:t>
            </w:r>
          </w:p>
        </w:tc>
        <w:tc>
          <w:tcPr>
            <w:tcW w:w="3120" w:type="dxa"/>
          </w:tcPr>
          <w:p w14:paraId="1535EC7A" w14:textId="2674E55F" w:rsidR="21B2A5F9" w:rsidRPr="001B5578" w:rsidRDefault="21B2A5F9" w:rsidP="71FA3069">
            <w:r w:rsidRPr="001B5578">
              <w:rPr>
                <w:rFonts w:ascii="Aptos" w:eastAsia="Aptos" w:hAnsi="Aptos" w:cs="Aptos"/>
                <w:color w:val="252525"/>
                <w:sz w:val="21"/>
                <w:szCs w:val="21"/>
              </w:rPr>
              <w:t>Name of the neighborhood</w:t>
            </w:r>
          </w:p>
        </w:tc>
      </w:tr>
      <w:tr w:rsidR="71FA3069" w:rsidRPr="001B5578" w14:paraId="74A521BB" w14:textId="77777777" w:rsidTr="46836765">
        <w:trPr>
          <w:trHeight w:val="300"/>
        </w:trPr>
        <w:tc>
          <w:tcPr>
            <w:tcW w:w="3120" w:type="dxa"/>
          </w:tcPr>
          <w:p w14:paraId="08D3724E" w14:textId="0C9242B0" w:rsidR="4B2E657B" w:rsidRPr="001B5578" w:rsidRDefault="4B2E657B" w:rsidP="71FA3069">
            <w:pPr>
              <w:rPr>
                <w:color w:val="000000" w:themeColor="text1"/>
                <w:sz w:val="22"/>
                <w:szCs w:val="22"/>
              </w:rPr>
            </w:pPr>
            <w:r w:rsidRPr="001B5578">
              <w:rPr>
                <w:color w:val="000000" w:themeColor="text1"/>
                <w:sz w:val="22"/>
                <w:szCs w:val="22"/>
              </w:rPr>
              <w:t>HoodID,C,3</w:t>
            </w:r>
          </w:p>
        </w:tc>
        <w:tc>
          <w:tcPr>
            <w:tcW w:w="3120" w:type="dxa"/>
          </w:tcPr>
          <w:p w14:paraId="237DEFD5" w14:textId="339B0A40" w:rsidR="4B2E657B" w:rsidRPr="001B5578" w:rsidRDefault="4B2E657B" w:rsidP="71FA3069">
            <w:r w:rsidRPr="001B5578">
              <w:rPr>
                <w:rFonts w:ascii="Aptos" w:eastAsia="Aptos" w:hAnsi="Aptos" w:cs="Aptos"/>
                <w:color w:val="252525"/>
                <w:sz w:val="21"/>
                <w:szCs w:val="21"/>
              </w:rPr>
              <w:t>The neighborhood number</w:t>
            </w:r>
          </w:p>
        </w:tc>
      </w:tr>
      <w:tr w:rsidR="71FA3069" w:rsidRPr="001B5578" w14:paraId="50CE9BE9" w14:textId="77777777" w:rsidTr="46836765">
        <w:trPr>
          <w:trHeight w:val="300"/>
        </w:trPr>
        <w:tc>
          <w:tcPr>
            <w:tcW w:w="3120" w:type="dxa"/>
          </w:tcPr>
          <w:p w14:paraId="59863CC7" w14:textId="1E0707ED" w:rsidR="4853F2FE" w:rsidRPr="001B5578" w:rsidRDefault="4853F2FE" w:rsidP="71FA3069">
            <w:pPr>
              <w:rPr>
                <w:color w:val="000000" w:themeColor="text1"/>
                <w:sz w:val="22"/>
                <w:szCs w:val="22"/>
              </w:rPr>
            </w:pPr>
            <w:r w:rsidRPr="001B5578">
              <w:rPr>
                <w:color w:val="000000" w:themeColor="text1"/>
                <w:sz w:val="22"/>
                <w:szCs w:val="22"/>
              </w:rPr>
              <w:t>Assault_20,N,3,0</w:t>
            </w:r>
          </w:p>
        </w:tc>
        <w:tc>
          <w:tcPr>
            <w:tcW w:w="3120" w:type="dxa"/>
          </w:tcPr>
          <w:p w14:paraId="64690E73" w14:textId="047D874C" w:rsidR="4853F2FE" w:rsidRPr="001B5578" w:rsidRDefault="4853F2FE" w:rsidP="71FA3069">
            <w:r w:rsidRPr="001B5578">
              <w:rPr>
                <w:rFonts w:ascii="Aptos" w:eastAsia="Aptos" w:hAnsi="Aptos" w:cs="Aptos"/>
                <w:color w:val="252525"/>
                <w:sz w:val="21"/>
                <w:szCs w:val="21"/>
              </w:rPr>
              <w:t>Number of assault crime incidents in 2014</w:t>
            </w:r>
          </w:p>
        </w:tc>
      </w:tr>
      <w:tr w:rsidR="71FA3069" w:rsidRPr="001B5578" w14:paraId="00DCF86B" w14:textId="77777777" w:rsidTr="46836765">
        <w:trPr>
          <w:trHeight w:val="300"/>
        </w:trPr>
        <w:tc>
          <w:tcPr>
            <w:tcW w:w="3120" w:type="dxa"/>
          </w:tcPr>
          <w:p w14:paraId="546945A1" w14:textId="75402BDF" w:rsidR="4853F2FE" w:rsidRPr="001B5578" w:rsidRDefault="4853F2FE" w:rsidP="71FA3069">
            <w:pPr>
              <w:rPr>
                <w:color w:val="000000" w:themeColor="text1"/>
                <w:sz w:val="22"/>
                <w:szCs w:val="22"/>
              </w:rPr>
            </w:pPr>
            <w:r w:rsidRPr="001B5578">
              <w:rPr>
                <w:color w:val="000000" w:themeColor="text1"/>
                <w:sz w:val="22"/>
                <w:szCs w:val="22"/>
              </w:rPr>
              <w:t>Assault_1,N,3,0</w:t>
            </w:r>
          </w:p>
        </w:tc>
        <w:tc>
          <w:tcPr>
            <w:tcW w:w="3120" w:type="dxa"/>
          </w:tcPr>
          <w:p w14:paraId="422D9D75" w14:textId="1538FE68" w:rsidR="4853F2FE" w:rsidRPr="001B5578" w:rsidRDefault="4853F2FE" w:rsidP="71FA3069">
            <w:r w:rsidRPr="001B5578">
              <w:rPr>
                <w:rFonts w:ascii="Aptos" w:eastAsia="Aptos" w:hAnsi="Aptos" w:cs="Aptos"/>
                <w:color w:val="252525"/>
                <w:sz w:val="21"/>
                <w:szCs w:val="21"/>
              </w:rPr>
              <w:t>Number of assault crime incidents in 2015</w:t>
            </w:r>
          </w:p>
        </w:tc>
      </w:tr>
      <w:tr w:rsidR="71FA3069" w:rsidRPr="001B5578" w14:paraId="2553518A" w14:textId="77777777" w:rsidTr="46836765">
        <w:trPr>
          <w:trHeight w:val="300"/>
        </w:trPr>
        <w:tc>
          <w:tcPr>
            <w:tcW w:w="3120" w:type="dxa"/>
          </w:tcPr>
          <w:p w14:paraId="4FCED2E4" w14:textId="0A515B90" w:rsidR="4853F2FE" w:rsidRPr="001B5578" w:rsidRDefault="4853F2FE" w:rsidP="71FA3069">
            <w:pPr>
              <w:rPr>
                <w:color w:val="000000" w:themeColor="text1"/>
                <w:sz w:val="22"/>
                <w:szCs w:val="22"/>
              </w:rPr>
            </w:pPr>
            <w:r w:rsidRPr="001B5578">
              <w:rPr>
                <w:color w:val="000000" w:themeColor="text1"/>
                <w:sz w:val="22"/>
                <w:szCs w:val="22"/>
              </w:rPr>
              <w:t>Assault_2,N,3,0</w:t>
            </w:r>
          </w:p>
        </w:tc>
        <w:tc>
          <w:tcPr>
            <w:tcW w:w="3120" w:type="dxa"/>
          </w:tcPr>
          <w:p w14:paraId="50303516" w14:textId="11E664C5" w:rsidR="4853F2FE" w:rsidRPr="001B5578" w:rsidRDefault="4853F2FE" w:rsidP="71FA3069">
            <w:r w:rsidRPr="001B5578">
              <w:rPr>
                <w:rFonts w:ascii="Aptos" w:eastAsia="Aptos" w:hAnsi="Aptos" w:cs="Aptos"/>
                <w:color w:val="252525"/>
                <w:sz w:val="21"/>
                <w:szCs w:val="21"/>
              </w:rPr>
              <w:t>Number of assault crime incidents in 2016</w:t>
            </w:r>
          </w:p>
        </w:tc>
      </w:tr>
      <w:tr w:rsidR="71FA3069" w:rsidRPr="001B5578" w14:paraId="1FA3AB67" w14:textId="77777777" w:rsidTr="46836765">
        <w:trPr>
          <w:trHeight w:val="300"/>
        </w:trPr>
        <w:tc>
          <w:tcPr>
            <w:tcW w:w="3120" w:type="dxa"/>
          </w:tcPr>
          <w:p w14:paraId="5BE0BDF6" w14:textId="0CDECE3C" w:rsidR="4853F2FE" w:rsidRPr="001B5578" w:rsidRDefault="4853F2FE" w:rsidP="71FA3069">
            <w:pPr>
              <w:rPr>
                <w:color w:val="000000" w:themeColor="text1"/>
                <w:sz w:val="22"/>
                <w:szCs w:val="22"/>
              </w:rPr>
            </w:pPr>
            <w:r w:rsidRPr="001B5578">
              <w:rPr>
                <w:color w:val="000000" w:themeColor="text1"/>
                <w:sz w:val="22"/>
                <w:szCs w:val="22"/>
              </w:rPr>
              <w:t>Assault_3,N,3,0</w:t>
            </w:r>
          </w:p>
        </w:tc>
        <w:tc>
          <w:tcPr>
            <w:tcW w:w="3120" w:type="dxa"/>
          </w:tcPr>
          <w:p w14:paraId="4AAD6351" w14:textId="0713FDAF" w:rsidR="4853F2FE" w:rsidRPr="001B5578" w:rsidRDefault="4853F2FE" w:rsidP="71FA3069">
            <w:r w:rsidRPr="001B5578">
              <w:rPr>
                <w:rFonts w:ascii="Aptos" w:eastAsia="Aptos" w:hAnsi="Aptos" w:cs="Aptos"/>
                <w:color w:val="252525"/>
                <w:sz w:val="21"/>
                <w:szCs w:val="21"/>
              </w:rPr>
              <w:t>Number of assault crime incidents in 2017</w:t>
            </w:r>
          </w:p>
        </w:tc>
      </w:tr>
      <w:tr w:rsidR="71FA3069" w:rsidRPr="001B5578" w14:paraId="2459609D" w14:textId="77777777" w:rsidTr="46836765">
        <w:trPr>
          <w:trHeight w:val="300"/>
        </w:trPr>
        <w:tc>
          <w:tcPr>
            <w:tcW w:w="3120" w:type="dxa"/>
          </w:tcPr>
          <w:p w14:paraId="062DA5CB" w14:textId="091847A1" w:rsidR="4853F2FE" w:rsidRPr="001B5578" w:rsidRDefault="4853F2FE" w:rsidP="71FA3069">
            <w:pPr>
              <w:rPr>
                <w:color w:val="000000" w:themeColor="text1"/>
                <w:sz w:val="22"/>
                <w:szCs w:val="22"/>
              </w:rPr>
            </w:pPr>
            <w:r w:rsidRPr="001B5578">
              <w:rPr>
                <w:color w:val="000000" w:themeColor="text1"/>
                <w:sz w:val="22"/>
                <w:szCs w:val="22"/>
              </w:rPr>
              <w:t>Assault_4,N,3,0</w:t>
            </w:r>
          </w:p>
        </w:tc>
        <w:tc>
          <w:tcPr>
            <w:tcW w:w="3120" w:type="dxa"/>
          </w:tcPr>
          <w:p w14:paraId="4A9D74C1" w14:textId="10709C63" w:rsidR="4853F2FE" w:rsidRPr="001B5578" w:rsidRDefault="4853F2FE" w:rsidP="71FA3069">
            <w:r w:rsidRPr="001B5578">
              <w:rPr>
                <w:rFonts w:ascii="Aptos" w:eastAsia="Aptos" w:hAnsi="Aptos" w:cs="Aptos"/>
                <w:color w:val="252525"/>
                <w:sz w:val="21"/>
                <w:szCs w:val="21"/>
              </w:rPr>
              <w:t>Number of assault crime incidents in 2018</w:t>
            </w:r>
          </w:p>
        </w:tc>
      </w:tr>
      <w:tr w:rsidR="71FA3069" w:rsidRPr="001B5578" w14:paraId="3911C89B" w14:textId="77777777" w:rsidTr="46836765">
        <w:trPr>
          <w:trHeight w:val="300"/>
        </w:trPr>
        <w:tc>
          <w:tcPr>
            <w:tcW w:w="3120" w:type="dxa"/>
          </w:tcPr>
          <w:p w14:paraId="33F7166B" w14:textId="614C2E04" w:rsidR="4853F2FE" w:rsidRPr="001B5578" w:rsidRDefault="4853F2FE" w:rsidP="71FA3069">
            <w:pPr>
              <w:rPr>
                <w:color w:val="000000" w:themeColor="text1"/>
                <w:sz w:val="22"/>
                <w:szCs w:val="22"/>
              </w:rPr>
            </w:pPr>
            <w:r w:rsidRPr="001B5578">
              <w:rPr>
                <w:color w:val="000000" w:themeColor="text1"/>
                <w:sz w:val="22"/>
                <w:szCs w:val="22"/>
              </w:rPr>
              <w:t>Assault_5,N,3,0</w:t>
            </w:r>
          </w:p>
        </w:tc>
        <w:tc>
          <w:tcPr>
            <w:tcW w:w="3120" w:type="dxa"/>
          </w:tcPr>
          <w:p w14:paraId="3777A97D" w14:textId="53AD0124" w:rsidR="4853F2FE" w:rsidRPr="001B5578" w:rsidRDefault="4853F2FE" w:rsidP="71FA3069">
            <w:r w:rsidRPr="001B5578">
              <w:rPr>
                <w:rFonts w:ascii="Aptos" w:eastAsia="Aptos" w:hAnsi="Aptos" w:cs="Aptos"/>
                <w:color w:val="252525"/>
                <w:sz w:val="21"/>
                <w:szCs w:val="21"/>
              </w:rPr>
              <w:t>Number of assault crime incidents in 2019</w:t>
            </w:r>
          </w:p>
        </w:tc>
      </w:tr>
      <w:tr w:rsidR="71FA3069" w:rsidRPr="001B5578" w14:paraId="56522622" w14:textId="77777777" w:rsidTr="46836765">
        <w:trPr>
          <w:trHeight w:val="300"/>
        </w:trPr>
        <w:tc>
          <w:tcPr>
            <w:tcW w:w="3120" w:type="dxa"/>
          </w:tcPr>
          <w:p w14:paraId="3B1FCDCC" w14:textId="0B1DD8AD" w:rsidR="4853F2FE" w:rsidRPr="001B5578" w:rsidRDefault="4853F2FE" w:rsidP="71FA3069">
            <w:pPr>
              <w:rPr>
                <w:color w:val="000000" w:themeColor="text1"/>
                <w:sz w:val="22"/>
                <w:szCs w:val="22"/>
              </w:rPr>
            </w:pPr>
            <w:r w:rsidRPr="001B5578">
              <w:rPr>
                <w:color w:val="000000" w:themeColor="text1"/>
                <w:sz w:val="22"/>
                <w:szCs w:val="22"/>
              </w:rPr>
              <w:t>Assault_6,N,3,0</w:t>
            </w:r>
          </w:p>
        </w:tc>
        <w:tc>
          <w:tcPr>
            <w:tcW w:w="3120" w:type="dxa"/>
          </w:tcPr>
          <w:p w14:paraId="1EB48684" w14:textId="6747F027" w:rsidR="4853F2FE" w:rsidRPr="001B5578" w:rsidRDefault="4853F2FE" w:rsidP="71FA3069">
            <w:r w:rsidRPr="001B5578">
              <w:rPr>
                <w:rFonts w:ascii="Aptos" w:eastAsia="Aptos" w:hAnsi="Aptos" w:cs="Aptos"/>
                <w:color w:val="252525"/>
                <w:sz w:val="21"/>
                <w:szCs w:val="21"/>
              </w:rPr>
              <w:t>Number of assault crime incidents in 2020</w:t>
            </w:r>
          </w:p>
        </w:tc>
      </w:tr>
      <w:tr w:rsidR="71FA3069" w:rsidRPr="001B5578" w14:paraId="71A3D1C0" w14:textId="77777777" w:rsidTr="46836765">
        <w:trPr>
          <w:trHeight w:val="300"/>
        </w:trPr>
        <w:tc>
          <w:tcPr>
            <w:tcW w:w="3120" w:type="dxa"/>
          </w:tcPr>
          <w:p w14:paraId="3488CDD9" w14:textId="2C5D6A89" w:rsidR="4853F2FE" w:rsidRPr="001B5578" w:rsidRDefault="4853F2FE" w:rsidP="71FA3069">
            <w:pPr>
              <w:rPr>
                <w:color w:val="000000" w:themeColor="text1"/>
                <w:sz w:val="22"/>
                <w:szCs w:val="22"/>
              </w:rPr>
            </w:pPr>
            <w:r w:rsidRPr="001B5578">
              <w:rPr>
                <w:color w:val="000000" w:themeColor="text1"/>
                <w:sz w:val="22"/>
                <w:szCs w:val="22"/>
              </w:rPr>
              <w:t>Assault_7,N,3,0</w:t>
            </w:r>
          </w:p>
        </w:tc>
        <w:tc>
          <w:tcPr>
            <w:tcW w:w="3120" w:type="dxa"/>
          </w:tcPr>
          <w:p w14:paraId="2D0E220C" w14:textId="01419847" w:rsidR="4853F2FE" w:rsidRPr="001B5578" w:rsidRDefault="4853F2FE" w:rsidP="71FA3069">
            <w:r w:rsidRPr="001B5578">
              <w:rPr>
                <w:rFonts w:ascii="Aptos" w:eastAsia="Aptos" w:hAnsi="Aptos" w:cs="Aptos"/>
                <w:color w:val="252525"/>
                <w:sz w:val="21"/>
                <w:szCs w:val="21"/>
              </w:rPr>
              <w:t>Number of assault crime incidents in 2021</w:t>
            </w:r>
          </w:p>
        </w:tc>
      </w:tr>
      <w:tr w:rsidR="71FA3069" w:rsidRPr="001B5578" w14:paraId="18DE1152" w14:textId="77777777" w:rsidTr="46836765">
        <w:trPr>
          <w:trHeight w:val="300"/>
        </w:trPr>
        <w:tc>
          <w:tcPr>
            <w:tcW w:w="3120" w:type="dxa"/>
          </w:tcPr>
          <w:p w14:paraId="2D6F6AC8" w14:textId="33030438" w:rsidR="46DD9D5E" w:rsidRPr="001B5578" w:rsidRDefault="46DD9D5E" w:rsidP="71FA3069">
            <w:pPr>
              <w:rPr>
                <w:color w:val="000000" w:themeColor="text1"/>
                <w:sz w:val="22"/>
                <w:szCs w:val="22"/>
              </w:rPr>
            </w:pPr>
            <w:r w:rsidRPr="001B5578">
              <w:rPr>
                <w:color w:val="000000" w:themeColor="text1"/>
                <w:sz w:val="22"/>
                <w:szCs w:val="22"/>
              </w:rPr>
              <w:t>AutoTheft_,N,3,0</w:t>
            </w:r>
          </w:p>
        </w:tc>
        <w:tc>
          <w:tcPr>
            <w:tcW w:w="3120" w:type="dxa"/>
          </w:tcPr>
          <w:p w14:paraId="4A48E555" w14:textId="1A3AC28B" w:rsidR="46DD9D5E" w:rsidRPr="001B5578" w:rsidRDefault="46DD9D5E" w:rsidP="71FA3069">
            <w:r w:rsidRPr="001B5578">
              <w:rPr>
                <w:rFonts w:ascii="Aptos" w:eastAsia="Aptos" w:hAnsi="Aptos" w:cs="Aptos"/>
                <w:color w:val="252525"/>
                <w:sz w:val="21"/>
                <w:szCs w:val="21"/>
              </w:rPr>
              <w:t xml:space="preserve">Number of auto theft crime incidents in 2014  </w:t>
            </w:r>
          </w:p>
        </w:tc>
      </w:tr>
      <w:tr w:rsidR="71FA3069" w:rsidRPr="001B5578" w14:paraId="556AD1EC" w14:textId="77777777" w:rsidTr="46836765">
        <w:trPr>
          <w:trHeight w:val="300"/>
        </w:trPr>
        <w:tc>
          <w:tcPr>
            <w:tcW w:w="3120" w:type="dxa"/>
          </w:tcPr>
          <w:p w14:paraId="7F12B042" w14:textId="1822EF6C" w:rsidR="46DD9D5E" w:rsidRPr="001B5578" w:rsidRDefault="46DD9D5E" w:rsidP="71FA3069">
            <w:pPr>
              <w:rPr>
                <w:color w:val="000000" w:themeColor="text1"/>
                <w:sz w:val="22"/>
                <w:szCs w:val="22"/>
              </w:rPr>
            </w:pPr>
            <w:r w:rsidRPr="001B5578">
              <w:rPr>
                <w:color w:val="000000" w:themeColor="text1"/>
                <w:sz w:val="22"/>
                <w:szCs w:val="22"/>
              </w:rPr>
              <w:t xml:space="preserve">AutoThef_1,N,3,0 </w:t>
            </w:r>
          </w:p>
        </w:tc>
        <w:tc>
          <w:tcPr>
            <w:tcW w:w="3120" w:type="dxa"/>
          </w:tcPr>
          <w:p w14:paraId="34186666" w14:textId="4BDDB8A3" w:rsidR="46DD9D5E" w:rsidRPr="001B5578" w:rsidRDefault="46DD9D5E" w:rsidP="71FA3069">
            <w:r w:rsidRPr="001B5578">
              <w:rPr>
                <w:rFonts w:ascii="Aptos" w:eastAsia="Aptos" w:hAnsi="Aptos" w:cs="Aptos"/>
                <w:color w:val="252525"/>
                <w:sz w:val="21"/>
                <w:szCs w:val="21"/>
              </w:rPr>
              <w:t>Number of auto theft crime incidents in 2015</w:t>
            </w:r>
          </w:p>
        </w:tc>
      </w:tr>
      <w:tr w:rsidR="71FA3069" w:rsidRPr="001B5578" w14:paraId="0225DAF1" w14:textId="77777777" w:rsidTr="46836765">
        <w:trPr>
          <w:trHeight w:val="300"/>
        </w:trPr>
        <w:tc>
          <w:tcPr>
            <w:tcW w:w="3120" w:type="dxa"/>
          </w:tcPr>
          <w:p w14:paraId="1368E286" w14:textId="53385F06" w:rsidR="46DD9D5E" w:rsidRPr="001B5578" w:rsidRDefault="46DD9D5E" w:rsidP="71FA3069">
            <w:pPr>
              <w:rPr>
                <w:color w:val="000000" w:themeColor="text1"/>
                <w:sz w:val="22"/>
                <w:szCs w:val="22"/>
              </w:rPr>
            </w:pPr>
            <w:r w:rsidRPr="001B5578">
              <w:rPr>
                <w:color w:val="000000" w:themeColor="text1"/>
                <w:sz w:val="22"/>
                <w:szCs w:val="22"/>
              </w:rPr>
              <w:t>AutoThef_2,N,3,0</w:t>
            </w:r>
          </w:p>
        </w:tc>
        <w:tc>
          <w:tcPr>
            <w:tcW w:w="3120" w:type="dxa"/>
          </w:tcPr>
          <w:p w14:paraId="55F1FA8B" w14:textId="78620A83" w:rsidR="46DD9D5E" w:rsidRPr="001B5578" w:rsidRDefault="46DD9D5E" w:rsidP="71FA3069">
            <w:r w:rsidRPr="001B5578">
              <w:rPr>
                <w:rFonts w:ascii="Aptos" w:eastAsia="Aptos" w:hAnsi="Aptos" w:cs="Aptos"/>
                <w:color w:val="252525"/>
                <w:sz w:val="21"/>
                <w:szCs w:val="21"/>
              </w:rPr>
              <w:t>Number of auto theft crime incidents in 2016</w:t>
            </w:r>
          </w:p>
        </w:tc>
      </w:tr>
      <w:tr w:rsidR="71FA3069" w:rsidRPr="001B5578" w14:paraId="5246C266" w14:textId="77777777" w:rsidTr="46836765">
        <w:trPr>
          <w:trHeight w:val="300"/>
        </w:trPr>
        <w:tc>
          <w:tcPr>
            <w:tcW w:w="3120" w:type="dxa"/>
          </w:tcPr>
          <w:p w14:paraId="111244B6" w14:textId="08137A46" w:rsidR="46DD9D5E" w:rsidRPr="001B5578" w:rsidRDefault="46DD9D5E" w:rsidP="71FA3069">
            <w:pPr>
              <w:rPr>
                <w:color w:val="000000" w:themeColor="text1"/>
                <w:sz w:val="22"/>
                <w:szCs w:val="22"/>
              </w:rPr>
            </w:pPr>
            <w:r w:rsidRPr="001B5578">
              <w:rPr>
                <w:color w:val="000000" w:themeColor="text1"/>
                <w:sz w:val="22"/>
                <w:szCs w:val="22"/>
              </w:rPr>
              <w:t>AutoThef_3,N,3,0</w:t>
            </w:r>
          </w:p>
        </w:tc>
        <w:tc>
          <w:tcPr>
            <w:tcW w:w="3120" w:type="dxa"/>
          </w:tcPr>
          <w:p w14:paraId="790F25D6" w14:textId="15DA8248" w:rsidR="46DD9D5E" w:rsidRPr="001B5578" w:rsidRDefault="46DD9D5E" w:rsidP="71FA3069">
            <w:r w:rsidRPr="001B5578">
              <w:rPr>
                <w:rFonts w:ascii="Aptos" w:eastAsia="Aptos" w:hAnsi="Aptos" w:cs="Aptos"/>
                <w:color w:val="252525"/>
                <w:sz w:val="21"/>
                <w:szCs w:val="21"/>
              </w:rPr>
              <w:t>Number of auto theft crime incidents in 2017</w:t>
            </w:r>
          </w:p>
        </w:tc>
      </w:tr>
      <w:tr w:rsidR="71FA3069" w:rsidRPr="001B5578" w14:paraId="33784C71" w14:textId="77777777" w:rsidTr="46836765">
        <w:trPr>
          <w:trHeight w:val="300"/>
        </w:trPr>
        <w:tc>
          <w:tcPr>
            <w:tcW w:w="3120" w:type="dxa"/>
          </w:tcPr>
          <w:p w14:paraId="1D8EF0DF" w14:textId="2860CE55" w:rsidR="46DD9D5E" w:rsidRPr="001B5578" w:rsidRDefault="46DD9D5E" w:rsidP="71FA3069">
            <w:pPr>
              <w:rPr>
                <w:color w:val="000000" w:themeColor="text1"/>
                <w:sz w:val="22"/>
                <w:szCs w:val="22"/>
              </w:rPr>
            </w:pPr>
            <w:r w:rsidRPr="001B5578">
              <w:rPr>
                <w:color w:val="000000" w:themeColor="text1"/>
                <w:sz w:val="22"/>
                <w:szCs w:val="22"/>
              </w:rPr>
              <w:t>AutoThef_4,N,3,0</w:t>
            </w:r>
          </w:p>
        </w:tc>
        <w:tc>
          <w:tcPr>
            <w:tcW w:w="3120" w:type="dxa"/>
          </w:tcPr>
          <w:p w14:paraId="3F9AC97C" w14:textId="01F764A0" w:rsidR="46DD9D5E" w:rsidRPr="001B5578" w:rsidRDefault="46DD9D5E" w:rsidP="71FA3069">
            <w:r w:rsidRPr="001B5578">
              <w:rPr>
                <w:rFonts w:ascii="Aptos" w:eastAsia="Aptos" w:hAnsi="Aptos" w:cs="Aptos"/>
                <w:color w:val="252525"/>
                <w:sz w:val="21"/>
                <w:szCs w:val="21"/>
              </w:rPr>
              <w:t>Number of auto theft crime incidents in 2018</w:t>
            </w:r>
          </w:p>
        </w:tc>
      </w:tr>
      <w:tr w:rsidR="71FA3069" w:rsidRPr="001B5578" w14:paraId="41ADBAA2" w14:textId="77777777" w:rsidTr="46836765">
        <w:trPr>
          <w:trHeight w:val="300"/>
        </w:trPr>
        <w:tc>
          <w:tcPr>
            <w:tcW w:w="3120" w:type="dxa"/>
          </w:tcPr>
          <w:p w14:paraId="002B582E" w14:textId="08A373C5" w:rsidR="46DD9D5E" w:rsidRPr="001B5578" w:rsidRDefault="46DD9D5E" w:rsidP="71FA3069">
            <w:pPr>
              <w:rPr>
                <w:color w:val="000000" w:themeColor="text1"/>
                <w:sz w:val="22"/>
                <w:szCs w:val="22"/>
              </w:rPr>
            </w:pPr>
            <w:r w:rsidRPr="001B5578">
              <w:rPr>
                <w:color w:val="000000" w:themeColor="text1"/>
                <w:sz w:val="22"/>
                <w:szCs w:val="22"/>
              </w:rPr>
              <w:t>AutoThef_5,N,3,0</w:t>
            </w:r>
          </w:p>
        </w:tc>
        <w:tc>
          <w:tcPr>
            <w:tcW w:w="3120" w:type="dxa"/>
          </w:tcPr>
          <w:p w14:paraId="12CA8E54" w14:textId="6642FC23" w:rsidR="46DD9D5E" w:rsidRPr="001B5578" w:rsidRDefault="46DD9D5E" w:rsidP="71FA3069">
            <w:r w:rsidRPr="001B5578">
              <w:rPr>
                <w:rFonts w:ascii="Aptos" w:eastAsia="Aptos" w:hAnsi="Aptos" w:cs="Aptos"/>
                <w:color w:val="252525"/>
                <w:sz w:val="21"/>
                <w:szCs w:val="21"/>
              </w:rPr>
              <w:t>Number of auto theft crime incidents in 2019</w:t>
            </w:r>
          </w:p>
        </w:tc>
      </w:tr>
      <w:tr w:rsidR="71FA3069" w:rsidRPr="001B5578" w14:paraId="4A4BAD26" w14:textId="77777777" w:rsidTr="46836765">
        <w:trPr>
          <w:trHeight w:val="300"/>
        </w:trPr>
        <w:tc>
          <w:tcPr>
            <w:tcW w:w="3120" w:type="dxa"/>
          </w:tcPr>
          <w:p w14:paraId="35639BE5" w14:textId="24F8F3F1" w:rsidR="46DD9D5E" w:rsidRPr="001B5578" w:rsidRDefault="46DD9D5E" w:rsidP="71FA3069">
            <w:pPr>
              <w:rPr>
                <w:color w:val="000000" w:themeColor="text1"/>
                <w:sz w:val="22"/>
                <w:szCs w:val="22"/>
              </w:rPr>
            </w:pPr>
            <w:r w:rsidRPr="001B5578">
              <w:rPr>
                <w:color w:val="000000" w:themeColor="text1"/>
                <w:sz w:val="22"/>
                <w:szCs w:val="22"/>
              </w:rPr>
              <w:t>AutoThef_6,N,3,0</w:t>
            </w:r>
          </w:p>
        </w:tc>
        <w:tc>
          <w:tcPr>
            <w:tcW w:w="3120" w:type="dxa"/>
          </w:tcPr>
          <w:p w14:paraId="534373AD" w14:textId="22C64CE1" w:rsidR="46DD9D5E" w:rsidRPr="001B5578" w:rsidRDefault="46DD9D5E" w:rsidP="71FA3069">
            <w:r w:rsidRPr="001B5578">
              <w:rPr>
                <w:rFonts w:ascii="Aptos" w:eastAsia="Aptos" w:hAnsi="Aptos" w:cs="Aptos"/>
                <w:color w:val="252525"/>
                <w:sz w:val="21"/>
                <w:szCs w:val="21"/>
              </w:rPr>
              <w:t>Number of auto theft crime incidents in 2020</w:t>
            </w:r>
          </w:p>
        </w:tc>
      </w:tr>
      <w:tr w:rsidR="71FA3069" w:rsidRPr="001B5578" w14:paraId="5AC8DA72" w14:textId="77777777" w:rsidTr="46836765">
        <w:trPr>
          <w:trHeight w:val="300"/>
        </w:trPr>
        <w:tc>
          <w:tcPr>
            <w:tcW w:w="3120" w:type="dxa"/>
          </w:tcPr>
          <w:p w14:paraId="32D49217" w14:textId="3B71C95B" w:rsidR="46DD9D5E" w:rsidRPr="001B5578" w:rsidRDefault="46DD9D5E" w:rsidP="71FA3069">
            <w:pPr>
              <w:rPr>
                <w:color w:val="000000" w:themeColor="text1"/>
                <w:sz w:val="22"/>
                <w:szCs w:val="22"/>
              </w:rPr>
            </w:pPr>
            <w:r w:rsidRPr="001B5578">
              <w:rPr>
                <w:color w:val="000000" w:themeColor="text1"/>
                <w:sz w:val="22"/>
                <w:szCs w:val="22"/>
              </w:rPr>
              <w:t>AutoThef_7,N,3,0</w:t>
            </w:r>
          </w:p>
        </w:tc>
        <w:tc>
          <w:tcPr>
            <w:tcW w:w="3120" w:type="dxa"/>
          </w:tcPr>
          <w:p w14:paraId="2E1C3770" w14:textId="7A40BC62" w:rsidR="46DD9D5E" w:rsidRPr="001B5578" w:rsidRDefault="46DD9D5E" w:rsidP="71FA3069">
            <w:r w:rsidRPr="001B5578">
              <w:rPr>
                <w:rFonts w:ascii="Aptos" w:eastAsia="Aptos" w:hAnsi="Aptos" w:cs="Aptos"/>
                <w:color w:val="252525"/>
                <w:sz w:val="21"/>
                <w:szCs w:val="21"/>
              </w:rPr>
              <w:t>Number of auto theft crime incidents in 2021</w:t>
            </w:r>
          </w:p>
        </w:tc>
      </w:tr>
      <w:tr w:rsidR="71FA3069" w:rsidRPr="001B5578" w14:paraId="158E0FC3" w14:textId="77777777" w:rsidTr="46836765">
        <w:trPr>
          <w:trHeight w:val="300"/>
        </w:trPr>
        <w:tc>
          <w:tcPr>
            <w:tcW w:w="3120" w:type="dxa"/>
          </w:tcPr>
          <w:p w14:paraId="4E17031B" w14:textId="18B4B1C1" w:rsidR="71FA3069" w:rsidRPr="001B5578" w:rsidRDefault="2223556B" w:rsidP="71FA3069">
            <w:pPr>
              <w:rPr>
                <w:color w:val="000000" w:themeColor="text1"/>
                <w:sz w:val="22"/>
                <w:szCs w:val="22"/>
              </w:rPr>
            </w:pPr>
            <w:r w:rsidRPr="001B5578">
              <w:rPr>
                <w:color w:val="000000" w:themeColor="text1"/>
                <w:sz w:val="22"/>
                <w:szCs w:val="22"/>
              </w:rPr>
              <w:t>BreakAndEn,N,3,0</w:t>
            </w:r>
          </w:p>
        </w:tc>
        <w:tc>
          <w:tcPr>
            <w:tcW w:w="3120" w:type="dxa"/>
          </w:tcPr>
          <w:p w14:paraId="7A5E8D40" w14:textId="5F61E22E" w:rsidR="71FA3069" w:rsidRPr="001B5578" w:rsidRDefault="2223556B" w:rsidP="46836765">
            <w:r w:rsidRPr="001B5578">
              <w:rPr>
                <w:rFonts w:ascii="Aptos" w:eastAsia="Aptos" w:hAnsi="Aptos" w:cs="Aptos"/>
                <w:color w:val="252525"/>
                <w:sz w:val="21"/>
                <w:szCs w:val="21"/>
              </w:rPr>
              <w:t>Number of break and enter crime incidents in 2014</w:t>
            </w:r>
          </w:p>
        </w:tc>
      </w:tr>
      <w:tr w:rsidR="71FA3069" w:rsidRPr="001B5578" w14:paraId="56CE6D9E" w14:textId="77777777" w:rsidTr="46836765">
        <w:trPr>
          <w:trHeight w:val="300"/>
        </w:trPr>
        <w:tc>
          <w:tcPr>
            <w:tcW w:w="3120" w:type="dxa"/>
          </w:tcPr>
          <w:p w14:paraId="05737227" w14:textId="20DD9673" w:rsidR="71FA3069" w:rsidRPr="001B5578" w:rsidRDefault="2223556B" w:rsidP="71FA3069">
            <w:pPr>
              <w:rPr>
                <w:color w:val="000000" w:themeColor="text1"/>
                <w:sz w:val="22"/>
                <w:szCs w:val="22"/>
              </w:rPr>
            </w:pPr>
            <w:r w:rsidRPr="001B5578">
              <w:rPr>
                <w:color w:val="000000" w:themeColor="text1"/>
                <w:sz w:val="22"/>
                <w:szCs w:val="22"/>
              </w:rPr>
              <w:lastRenderedPageBreak/>
              <w:t>BreakAnd_1,N,3,0</w:t>
            </w:r>
          </w:p>
        </w:tc>
        <w:tc>
          <w:tcPr>
            <w:tcW w:w="3120" w:type="dxa"/>
          </w:tcPr>
          <w:p w14:paraId="5B7F844E" w14:textId="0CC6703D" w:rsidR="71FA3069" w:rsidRPr="001B5578" w:rsidRDefault="2223556B" w:rsidP="46836765">
            <w:r w:rsidRPr="001B5578">
              <w:rPr>
                <w:rFonts w:ascii="Aptos" w:eastAsia="Aptos" w:hAnsi="Aptos" w:cs="Aptos"/>
                <w:color w:val="252525"/>
                <w:sz w:val="21"/>
                <w:szCs w:val="21"/>
              </w:rPr>
              <w:t>Number of break and enter crime incidents in 2015</w:t>
            </w:r>
          </w:p>
        </w:tc>
      </w:tr>
      <w:tr w:rsidR="71FA3069" w:rsidRPr="001B5578" w14:paraId="22088C56" w14:textId="77777777" w:rsidTr="46836765">
        <w:trPr>
          <w:trHeight w:val="300"/>
        </w:trPr>
        <w:tc>
          <w:tcPr>
            <w:tcW w:w="3120" w:type="dxa"/>
          </w:tcPr>
          <w:p w14:paraId="1404E074" w14:textId="68E05C5C" w:rsidR="71FA3069" w:rsidRPr="001B5578" w:rsidRDefault="2223556B" w:rsidP="71FA3069">
            <w:pPr>
              <w:rPr>
                <w:color w:val="000000" w:themeColor="text1"/>
                <w:sz w:val="22"/>
                <w:szCs w:val="22"/>
              </w:rPr>
            </w:pPr>
            <w:r w:rsidRPr="001B5578">
              <w:rPr>
                <w:color w:val="000000" w:themeColor="text1"/>
                <w:sz w:val="22"/>
                <w:szCs w:val="22"/>
              </w:rPr>
              <w:t>BreakAnd_2,N,3,0</w:t>
            </w:r>
          </w:p>
        </w:tc>
        <w:tc>
          <w:tcPr>
            <w:tcW w:w="3120" w:type="dxa"/>
          </w:tcPr>
          <w:p w14:paraId="109908CA" w14:textId="4E6172C6" w:rsidR="71FA3069" w:rsidRPr="001B5578" w:rsidRDefault="2223556B" w:rsidP="46836765">
            <w:r w:rsidRPr="001B5578">
              <w:rPr>
                <w:rFonts w:ascii="Aptos" w:eastAsia="Aptos" w:hAnsi="Aptos" w:cs="Aptos"/>
                <w:color w:val="252525"/>
                <w:sz w:val="21"/>
                <w:szCs w:val="21"/>
              </w:rPr>
              <w:t>Number of break and enter crime incidents in 2016</w:t>
            </w:r>
          </w:p>
        </w:tc>
      </w:tr>
      <w:tr w:rsidR="71FA3069" w:rsidRPr="001B5578" w14:paraId="3BD28634" w14:textId="77777777" w:rsidTr="46836765">
        <w:trPr>
          <w:trHeight w:val="300"/>
        </w:trPr>
        <w:tc>
          <w:tcPr>
            <w:tcW w:w="3120" w:type="dxa"/>
          </w:tcPr>
          <w:p w14:paraId="19D39566" w14:textId="6B7B871D" w:rsidR="71FA3069" w:rsidRPr="001B5578" w:rsidRDefault="2223556B" w:rsidP="71FA3069">
            <w:pPr>
              <w:rPr>
                <w:color w:val="000000" w:themeColor="text1"/>
                <w:sz w:val="22"/>
                <w:szCs w:val="22"/>
              </w:rPr>
            </w:pPr>
            <w:r w:rsidRPr="001B5578">
              <w:rPr>
                <w:color w:val="000000" w:themeColor="text1"/>
                <w:sz w:val="22"/>
                <w:szCs w:val="22"/>
              </w:rPr>
              <w:t>BreakAnd_3,N,3,0</w:t>
            </w:r>
          </w:p>
        </w:tc>
        <w:tc>
          <w:tcPr>
            <w:tcW w:w="3120" w:type="dxa"/>
          </w:tcPr>
          <w:p w14:paraId="3BAE1D96" w14:textId="667330E6" w:rsidR="71FA3069" w:rsidRPr="001B5578" w:rsidRDefault="2223556B" w:rsidP="46836765">
            <w:r w:rsidRPr="001B5578">
              <w:rPr>
                <w:rFonts w:ascii="Aptos" w:eastAsia="Aptos" w:hAnsi="Aptos" w:cs="Aptos"/>
                <w:color w:val="252525"/>
                <w:sz w:val="21"/>
                <w:szCs w:val="21"/>
              </w:rPr>
              <w:t>Number of break and enter crime incidents in 2017</w:t>
            </w:r>
          </w:p>
        </w:tc>
      </w:tr>
      <w:tr w:rsidR="71FA3069" w:rsidRPr="001B5578" w14:paraId="226C2A88" w14:textId="77777777" w:rsidTr="46836765">
        <w:trPr>
          <w:trHeight w:val="300"/>
        </w:trPr>
        <w:tc>
          <w:tcPr>
            <w:tcW w:w="3120" w:type="dxa"/>
          </w:tcPr>
          <w:p w14:paraId="31BA90AD" w14:textId="16E0BDE5" w:rsidR="71FA3069" w:rsidRPr="001B5578" w:rsidRDefault="2223556B" w:rsidP="71FA3069">
            <w:pPr>
              <w:rPr>
                <w:color w:val="000000" w:themeColor="text1"/>
                <w:sz w:val="22"/>
                <w:szCs w:val="22"/>
              </w:rPr>
            </w:pPr>
            <w:r w:rsidRPr="001B5578">
              <w:rPr>
                <w:color w:val="000000" w:themeColor="text1"/>
                <w:sz w:val="22"/>
                <w:szCs w:val="22"/>
              </w:rPr>
              <w:t>BreakAnd_4,N,3,0</w:t>
            </w:r>
          </w:p>
        </w:tc>
        <w:tc>
          <w:tcPr>
            <w:tcW w:w="3120" w:type="dxa"/>
          </w:tcPr>
          <w:p w14:paraId="55CAFBE1" w14:textId="6966F1A5" w:rsidR="71FA3069" w:rsidRPr="001B5578" w:rsidRDefault="2223556B" w:rsidP="46836765">
            <w:r w:rsidRPr="001B5578">
              <w:rPr>
                <w:rFonts w:ascii="Aptos" w:eastAsia="Aptos" w:hAnsi="Aptos" w:cs="Aptos"/>
                <w:color w:val="252525"/>
                <w:sz w:val="21"/>
                <w:szCs w:val="21"/>
              </w:rPr>
              <w:t>Number of break and enter crime incidents in 2018</w:t>
            </w:r>
          </w:p>
        </w:tc>
      </w:tr>
      <w:tr w:rsidR="71FA3069" w:rsidRPr="001B5578" w14:paraId="4584381B" w14:textId="77777777" w:rsidTr="46836765">
        <w:trPr>
          <w:trHeight w:val="300"/>
        </w:trPr>
        <w:tc>
          <w:tcPr>
            <w:tcW w:w="3120" w:type="dxa"/>
          </w:tcPr>
          <w:p w14:paraId="120B69D9" w14:textId="0F9113B1" w:rsidR="71FA3069" w:rsidRPr="001B5578" w:rsidRDefault="2223556B" w:rsidP="71FA3069">
            <w:pPr>
              <w:rPr>
                <w:color w:val="000000" w:themeColor="text1"/>
                <w:sz w:val="22"/>
                <w:szCs w:val="22"/>
              </w:rPr>
            </w:pPr>
            <w:r w:rsidRPr="001B5578">
              <w:rPr>
                <w:color w:val="000000" w:themeColor="text1"/>
                <w:sz w:val="22"/>
                <w:szCs w:val="22"/>
              </w:rPr>
              <w:t>BreakAnd_5,N,3,0</w:t>
            </w:r>
          </w:p>
        </w:tc>
        <w:tc>
          <w:tcPr>
            <w:tcW w:w="3120" w:type="dxa"/>
          </w:tcPr>
          <w:p w14:paraId="5E568E46" w14:textId="26F71B82" w:rsidR="71FA3069" w:rsidRPr="001B5578" w:rsidRDefault="2223556B" w:rsidP="46836765">
            <w:r w:rsidRPr="001B5578">
              <w:rPr>
                <w:rFonts w:ascii="Aptos" w:eastAsia="Aptos" w:hAnsi="Aptos" w:cs="Aptos"/>
                <w:color w:val="252525"/>
                <w:sz w:val="21"/>
                <w:szCs w:val="21"/>
              </w:rPr>
              <w:t>Number of break and enter crime incidents in 2019</w:t>
            </w:r>
          </w:p>
        </w:tc>
      </w:tr>
      <w:tr w:rsidR="71FA3069" w:rsidRPr="001B5578" w14:paraId="240E0AF3" w14:textId="77777777" w:rsidTr="46836765">
        <w:trPr>
          <w:trHeight w:val="300"/>
        </w:trPr>
        <w:tc>
          <w:tcPr>
            <w:tcW w:w="3120" w:type="dxa"/>
          </w:tcPr>
          <w:p w14:paraId="3BCF1ED8" w14:textId="6566A616" w:rsidR="71FA3069" w:rsidRPr="001B5578" w:rsidRDefault="2223556B" w:rsidP="71FA3069">
            <w:pPr>
              <w:rPr>
                <w:color w:val="000000" w:themeColor="text1"/>
                <w:sz w:val="22"/>
                <w:szCs w:val="22"/>
              </w:rPr>
            </w:pPr>
            <w:r w:rsidRPr="001B5578">
              <w:rPr>
                <w:color w:val="000000" w:themeColor="text1"/>
                <w:sz w:val="22"/>
                <w:szCs w:val="22"/>
              </w:rPr>
              <w:t>BreakAnd_6,N,3,0</w:t>
            </w:r>
          </w:p>
        </w:tc>
        <w:tc>
          <w:tcPr>
            <w:tcW w:w="3120" w:type="dxa"/>
          </w:tcPr>
          <w:p w14:paraId="7BFEBC22" w14:textId="598265B4" w:rsidR="71FA3069" w:rsidRPr="001B5578" w:rsidRDefault="2223556B" w:rsidP="46836765">
            <w:r w:rsidRPr="001B5578">
              <w:rPr>
                <w:rFonts w:ascii="Aptos" w:eastAsia="Aptos" w:hAnsi="Aptos" w:cs="Aptos"/>
                <w:color w:val="252525"/>
                <w:sz w:val="21"/>
                <w:szCs w:val="21"/>
              </w:rPr>
              <w:t>Number of break and enter crime incidents in 2020</w:t>
            </w:r>
          </w:p>
        </w:tc>
      </w:tr>
      <w:tr w:rsidR="71FA3069" w:rsidRPr="001B5578" w14:paraId="6C2972D5" w14:textId="77777777" w:rsidTr="46836765">
        <w:trPr>
          <w:trHeight w:val="300"/>
        </w:trPr>
        <w:tc>
          <w:tcPr>
            <w:tcW w:w="3120" w:type="dxa"/>
          </w:tcPr>
          <w:p w14:paraId="38DEE98C" w14:textId="3AE5578F" w:rsidR="71FA3069" w:rsidRPr="001B5578" w:rsidRDefault="2223556B" w:rsidP="71FA3069">
            <w:pPr>
              <w:rPr>
                <w:color w:val="000000" w:themeColor="text1"/>
                <w:sz w:val="22"/>
                <w:szCs w:val="22"/>
              </w:rPr>
            </w:pPr>
            <w:r w:rsidRPr="001B5578">
              <w:rPr>
                <w:color w:val="000000" w:themeColor="text1"/>
                <w:sz w:val="22"/>
                <w:szCs w:val="22"/>
              </w:rPr>
              <w:t>BreakAnd_7,N,3,0</w:t>
            </w:r>
          </w:p>
        </w:tc>
        <w:tc>
          <w:tcPr>
            <w:tcW w:w="3120" w:type="dxa"/>
          </w:tcPr>
          <w:p w14:paraId="008C7253" w14:textId="31F8BE3E" w:rsidR="71FA3069" w:rsidRPr="001B5578" w:rsidRDefault="2223556B" w:rsidP="46836765">
            <w:r w:rsidRPr="001B5578">
              <w:rPr>
                <w:rFonts w:ascii="Aptos" w:eastAsia="Aptos" w:hAnsi="Aptos" w:cs="Aptos"/>
                <w:color w:val="252525"/>
                <w:sz w:val="21"/>
                <w:szCs w:val="21"/>
              </w:rPr>
              <w:t>Number of break and enter crime incidents in 2021</w:t>
            </w:r>
          </w:p>
        </w:tc>
      </w:tr>
      <w:tr w:rsidR="71FA3069" w:rsidRPr="001B5578" w14:paraId="310F526E" w14:textId="77777777" w:rsidTr="46836765">
        <w:trPr>
          <w:trHeight w:val="300"/>
        </w:trPr>
        <w:tc>
          <w:tcPr>
            <w:tcW w:w="3120" w:type="dxa"/>
          </w:tcPr>
          <w:p w14:paraId="2DBCE090" w14:textId="3E11D264" w:rsidR="71FA3069" w:rsidRPr="001B5578" w:rsidRDefault="2223556B" w:rsidP="71FA3069">
            <w:pPr>
              <w:rPr>
                <w:color w:val="000000" w:themeColor="text1"/>
                <w:sz w:val="22"/>
                <w:szCs w:val="22"/>
              </w:rPr>
            </w:pPr>
            <w:r w:rsidRPr="001B5578">
              <w:rPr>
                <w:color w:val="000000" w:themeColor="text1"/>
                <w:sz w:val="22"/>
                <w:szCs w:val="22"/>
              </w:rPr>
              <w:t>Robbery_20,N,3,0</w:t>
            </w:r>
          </w:p>
        </w:tc>
        <w:tc>
          <w:tcPr>
            <w:tcW w:w="3120" w:type="dxa"/>
          </w:tcPr>
          <w:p w14:paraId="2F0C1322" w14:textId="32452A37" w:rsidR="71FA3069" w:rsidRPr="001B5578" w:rsidRDefault="2223556B" w:rsidP="46836765">
            <w:r w:rsidRPr="001B5578">
              <w:rPr>
                <w:rFonts w:ascii="Aptos" w:eastAsia="Aptos" w:hAnsi="Aptos" w:cs="Aptos"/>
                <w:color w:val="252525"/>
                <w:sz w:val="21"/>
                <w:szCs w:val="21"/>
              </w:rPr>
              <w:t xml:space="preserve">Number of robbery crime incidents in 2014 </w:t>
            </w:r>
          </w:p>
        </w:tc>
      </w:tr>
      <w:tr w:rsidR="71FA3069" w:rsidRPr="001B5578" w14:paraId="37AC4D25" w14:textId="77777777" w:rsidTr="46836765">
        <w:trPr>
          <w:trHeight w:val="300"/>
        </w:trPr>
        <w:tc>
          <w:tcPr>
            <w:tcW w:w="3120" w:type="dxa"/>
          </w:tcPr>
          <w:p w14:paraId="6C992BEA" w14:textId="356594EE" w:rsidR="71FA3069" w:rsidRPr="001B5578" w:rsidRDefault="2223556B" w:rsidP="71FA3069">
            <w:pPr>
              <w:rPr>
                <w:color w:val="000000" w:themeColor="text1"/>
                <w:sz w:val="22"/>
                <w:szCs w:val="22"/>
              </w:rPr>
            </w:pPr>
            <w:r w:rsidRPr="001B5578">
              <w:rPr>
                <w:color w:val="000000" w:themeColor="text1"/>
                <w:sz w:val="22"/>
                <w:szCs w:val="22"/>
              </w:rPr>
              <w:t>Robbery__1,N,3,0</w:t>
            </w:r>
          </w:p>
        </w:tc>
        <w:tc>
          <w:tcPr>
            <w:tcW w:w="3120" w:type="dxa"/>
          </w:tcPr>
          <w:p w14:paraId="462E2736" w14:textId="69389D5B" w:rsidR="71FA3069" w:rsidRPr="001B5578" w:rsidRDefault="2223556B" w:rsidP="46836765">
            <w:r w:rsidRPr="001B5578">
              <w:rPr>
                <w:rFonts w:ascii="Aptos" w:eastAsia="Aptos" w:hAnsi="Aptos" w:cs="Aptos"/>
                <w:color w:val="252525"/>
                <w:sz w:val="21"/>
                <w:szCs w:val="21"/>
              </w:rPr>
              <w:t>Number of robbery crime incidents in 2015</w:t>
            </w:r>
          </w:p>
        </w:tc>
      </w:tr>
      <w:tr w:rsidR="71FA3069" w:rsidRPr="001B5578" w14:paraId="306314DD" w14:textId="77777777" w:rsidTr="46836765">
        <w:trPr>
          <w:trHeight w:val="300"/>
        </w:trPr>
        <w:tc>
          <w:tcPr>
            <w:tcW w:w="3120" w:type="dxa"/>
          </w:tcPr>
          <w:p w14:paraId="0A4D5317" w14:textId="36619DE0" w:rsidR="71FA3069" w:rsidRPr="001B5578" w:rsidRDefault="2223556B" w:rsidP="71FA3069">
            <w:pPr>
              <w:rPr>
                <w:color w:val="000000" w:themeColor="text1"/>
                <w:sz w:val="22"/>
                <w:szCs w:val="22"/>
              </w:rPr>
            </w:pPr>
            <w:r w:rsidRPr="001B5578">
              <w:rPr>
                <w:color w:val="000000" w:themeColor="text1"/>
                <w:sz w:val="22"/>
                <w:szCs w:val="22"/>
              </w:rPr>
              <w:t>Robbery__2,N,3,0</w:t>
            </w:r>
          </w:p>
        </w:tc>
        <w:tc>
          <w:tcPr>
            <w:tcW w:w="3120" w:type="dxa"/>
          </w:tcPr>
          <w:p w14:paraId="25D97CA3" w14:textId="42BD79E5" w:rsidR="71FA3069" w:rsidRPr="001B5578" w:rsidRDefault="2223556B" w:rsidP="46836765">
            <w:r w:rsidRPr="001B5578">
              <w:rPr>
                <w:rFonts w:ascii="Aptos" w:eastAsia="Aptos" w:hAnsi="Aptos" w:cs="Aptos"/>
                <w:color w:val="252525"/>
                <w:sz w:val="21"/>
                <w:szCs w:val="21"/>
              </w:rPr>
              <w:t>Number of robbery crime incidents in 2016</w:t>
            </w:r>
          </w:p>
        </w:tc>
      </w:tr>
      <w:tr w:rsidR="71FA3069" w:rsidRPr="001B5578" w14:paraId="155CC2C4" w14:textId="77777777" w:rsidTr="46836765">
        <w:trPr>
          <w:trHeight w:val="300"/>
        </w:trPr>
        <w:tc>
          <w:tcPr>
            <w:tcW w:w="3120" w:type="dxa"/>
          </w:tcPr>
          <w:p w14:paraId="52C1AEF0" w14:textId="6964A3BC" w:rsidR="71FA3069" w:rsidRPr="001B5578" w:rsidRDefault="2223556B" w:rsidP="71FA3069">
            <w:pPr>
              <w:rPr>
                <w:color w:val="000000" w:themeColor="text1"/>
                <w:sz w:val="22"/>
                <w:szCs w:val="22"/>
              </w:rPr>
            </w:pPr>
            <w:r w:rsidRPr="001B5578">
              <w:rPr>
                <w:color w:val="000000" w:themeColor="text1"/>
                <w:sz w:val="22"/>
                <w:szCs w:val="22"/>
              </w:rPr>
              <w:t>Robbery__3,N,3,0</w:t>
            </w:r>
          </w:p>
        </w:tc>
        <w:tc>
          <w:tcPr>
            <w:tcW w:w="3120" w:type="dxa"/>
          </w:tcPr>
          <w:p w14:paraId="72D8734F" w14:textId="58008E13" w:rsidR="71FA3069" w:rsidRPr="001B5578" w:rsidRDefault="2223556B" w:rsidP="46836765">
            <w:r w:rsidRPr="001B5578">
              <w:rPr>
                <w:rFonts w:ascii="Aptos" w:eastAsia="Aptos" w:hAnsi="Aptos" w:cs="Aptos"/>
                <w:color w:val="252525"/>
                <w:sz w:val="21"/>
                <w:szCs w:val="21"/>
              </w:rPr>
              <w:t>Number of robbery crime incidents in 2017</w:t>
            </w:r>
          </w:p>
        </w:tc>
      </w:tr>
      <w:tr w:rsidR="71FA3069" w:rsidRPr="001B5578" w14:paraId="473D7C21" w14:textId="77777777" w:rsidTr="46836765">
        <w:trPr>
          <w:trHeight w:val="300"/>
        </w:trPr>
        <w:tc>
          <w:tcPr>
            <w:tcW w:w="3120" w:type="dxa"/>
          </w:tcPr>
          <w:p w14:paraId="5EAC9DCC" w14:textId="3882D4C0" w:rsidR="71FA3069" w:rsidRPr="001B5578" w:rsidRDefault="2223556B" w:rsidP="71FA3069">
            <w:pPr>
              <w:rPr>
                <w:color w:val="000000" w:themeColor="text1"/>
                <w:sz w:val="22"/>
                <w:szCs w:val="22"/>
              </w:rPr>
            </w:pPr>
            <w:r w:rsidRPr="001B5578">
              <w:rPr>
                <w:color w:val="000000" w:themeColor="text1"/>
                <w:sz w:val="22"/>
                <w:szCs w:val="22"/>
              </w:rPr>
              <w:t>Robbery__4,N,3,0</w:t>
            </w:r>
          </w:p>
        </w:tc>
        <w:tc>
          <w:tcPr>
            <w:tcW w:w="3120" w:type="dxa"/>
          </w:tcPr>
          <w:p w14:paraId="6C0A9425" w14:textId="2580F361" w:rsidR="71FA3069" w:rsidRPr="001B5578" w:rsidRDefault="2223556B" w:rsidP="46836765">
            <w:r w:rsidRPr="001B5578">
              <w:rPr>
                <w:rFonts w:ascii="Aptos" w:eastAsia="Aptos" w:hAnsi="Aptos" w:cs="Aptos"/>
                <w:color w:val="252525"/>
                <w:sz w:val="21"/>
                <w:szCs w:val="21"/>
              </w:rPr>
              <w:t>Number of robbery crime incidents in 2018</w:t>
            </w:r>
          </w:p>
        </w:tc>
      </w:tr>
      <w:tr w:rsidR="71FA3069" w:rsidRPr="001B5578" w14:paraId="2DF4167E" w14:textId="77777777" w:rsidTr="46836765">
        <w:trPr>
          <w:trHeight w:val="300"/>
        </w:trPr>
        <w:tc>
          <w:tcPr>
            <w:tcW w:w="3120" w:type="dxa"/>
          </w:tcPr>
          <w:p w14:paraId="0593B31C" w14:textId="3DD5D4F0" w:rsidR="71FA3069" w:rsidRPr="001B5578" w:rsidRDefault="2223556B" w:rsidP="71FA3069">
            <w:pPr>
              <w:rPr>
                <w:color w:val="000000" w:themeColor="text1"/>
                <w:sz w:val="22"/>
                <w:szCs w:val="22"/>
              </w:rPr>
            </w:pPr>
            <w:r w:rsidRPr="001B5578">
              <w:rPr>
                <w:color w:val="000000" w:themeColor="text1"/>
                <w:sz w:val="22"/>
                <w:szCs w:val="22"/>
              </w:rPr>
              <w:t>Robbery__5,N,3,0</w:t>
            </w:r>
          </w:p>
        </w:tc>
        <w:tc>
          <w:tcPr>
            <w:tcW w:w="3120" w:type="dxa"/>
          </w:tcPr>
          <w:p w14:paraId="372A5016" w14:textId="35D3BD95" w:rsidR="71FA3069" w:rsidRPr="001B5578" w:rsidRDefault="2223556B" w:rsidP="46836765">
            <w:r w:rsidRPr="001B5578">
              <w:rPr>
                <w:rFonts w:ascii="Aptos" w:eastAsia="Aptos" w:hAnsi="Aptos" w:cs="Aptos"/>
                <w:color w:val="252525"/>
                <w:sz w:val="21"/>
                <w:szCs w:val="21"/>
              </w:rPr>
              <w:t>Number of robbery crime incidents in 2019</w:t>
            </w:r>
          </w:p>
        </w:tc>
      </w:tr>
      <w:tr w:rsidR="71FA3069" w:rsidRPr="001B5578" w14:paraId="7A7E482C" w14:textId="77777777" w:rsidTr="46836765">
        <w:trPr>
          <w:trHeight w:val="300"/>
        </w:trPr>
        <w:tc>
          <w:tcPr>
            <w:tcW w:w="3120" w:type="dxa"/>
          </w:tcPr>
          <w:p w14:paraId="1D947962" w14:textId="7310F3E2" w:rsidR="71FA3069" w:rsidRPr="001B5578" w:rsidRDefault="2223556B" w:rsidP="71FA3069">
            <w:pPr>
              <w:rPr>
                <w:color w:val="000000" w:themeColor="text1"/>
                <w:sz w:val="22"/>
                <w:szCs w:val="22"/>
              </w:rPr>
            </w:pPr>
            <w:r w:rsidRPr="001B5578">
              <w:rPr>
                <w:color w:val="000000" w:themeColor="text1"/>
                <w:sz w:val="22"/>
                <w:szCs w:val="22"/>
              </w:rPr>
              <w:t>Robbery__6,N,3,0</w:t>
            </w:r>
          </w:p>
        </w:tc>
        <w:tc>
          <w:tcPr>
            <w:tcW w:w="3120" w:type="dxa"/>
          </w:tcPr>
          <w:p w14:paraId="193A0FE8" w14:textId="351E46B1" w:rsidR="71FA3069" w:rsidRPr="001B5578" w:rsidRDefault="2223556B" w:rsidP="46836765">
            <w:r w:rsidRPr="001B5578">
              <w:rPr>
                <w:rFonts w:ascii="Aptos" w:eastAsia="Aptos" w:hAnsi="Aptos" w:cs="Aptos"/>
                <w:color w:val="252525"/>
                <w:sz w:val="21"/>
                <w:szCs w:val="21"/>
              </w:rPr>
              <w:t>Number of robbery crime incidents in 2020</w:t>
            </w:r>
          </w:p>
        </w:tc>
      </w:tr>
      <w:tr w:rsidR="71FA3069" w:rsidRPr="001B5578" w14:paraId="696E7598" w14:textId="77777777" w:rsidTr="46836765">
        <w:trPr>
          <w:trHeight w:val="300"/>
        </w:trPr>
        <w:tc>
          <w:tcPr>
            <w:tcW w:w="3120" w:type="dxa"/>
          </w:tcPr>
          <w:p w14:paraId="41EBC666" w14:textId="2AAB9A6B" w:rsidR="71FA3069" w:rsidRPr="001B5578" w:rsidRDefault="2223556B" w:rsidP="71FA3069">
            <w:pPr>
              <w:rPr>
                <w:color w:val="000000" w:themeColor="text1"/>
                <w:sz w:val="22"/>
                <w:szCs w:val="22"/>
              </w:rPr>
            </w:pPr>
            <w:r w:rsidRPr="001B5578">
              <w:rPr>
                <w:color w:val="000000" w:themeColor="text1"/>
                <w:sz w:val="22"/>
                <w:szCs w:val="22"/>
              </w:rPr>
              <w:t>Robbery__7,N,3,0</w:t>
            </w:r>
          </w:p>
        </w:tc>
        <w:tc>
          <w:tcPr>
            <w:tcW w:w="3120" w:type="dxa"/>
          </w:tcPr>
          <w:p w14:paraId="56C237D8" w14:textId="325D327F" w:rsidR="71FA3069" w:rsidRPr="001B5578" w:rsidRDefault="2223556B" w:rsidP="46836765">
            <w:r w:rsidRPr="001B5578">
              <w:rPr>
                <w:rFonts w:ascii="Aptos" w:eastAsia="Aptos" w:hAnsi="Aptos" w:cs="Aptos"/>
                <w:color w:val="252525"/>
                <w:sz w:val="21"/>
                <w:szCs w:val="21"/>
              </w:rPr>
              <w:t>Number of robbery crime incidents in 2021</w:t>
            </w:r>
          </w:p>
        </w:tc>
      </w:tr>
      <w:tr w:rsidR="71FA3069" w:rsidRPr="001B5578" w14:paraId="33343381" w14:textId="77777777" w:rsidTr="46836765">
        <w:trPr>
          <w:trHeight w:val="300"/>
        </w:trPr>
        <w:tc>
          <w:tcPr>
            <w:tcW w:w="3120" w:type="dxa"/>
          </w:tcPr>
          <w:p w14:paraId="21EA4694" w14:textId="57F4EAD9" w:rsidR="71FA3069" w:rsidRPr="001B5578" w:rsidRDefault="2223556B" w:rsidP="71FA3069">
            <w:pPr>
              <w:rPr>
                <w:color w:val="000000" w:themeColor="text1"/>
                <w:sz w:val="22"/>
                <w:szCs w:val="22"/>
              </w:rPr>
            </w:pPr>
            <w:r w:rsidRPr="001B5578">
              <w:rPr>
                <w:color w:val="000000" w:themeColor="text1"/>
                <w:sz w:val="22"/>
                <w:szCs w:val="22"/>
              </w:rPr>
              <w:t>TheftOver_,N,2,0</w:t>
            </w:r>
          </w:p>
        </w:tc>
        <w:tc>
          <w:tcPr>
            <w:tcW w:w="3120" w:type="dxa"/>
          </w:tcPr>
          <w:p w14:paraId="71017BF3" w14:textId="664D516B" w:rsidR="71FA3069" w:rsidRPr="001B5578" w:rsidRDefault="2223556B" w:rsidP="46836765">
            <w:r w:rsidRPr="001B5578">
              <w:rPr>
                <w:rFonts w:ascii="Aptos" w:eastAsia="Aptos" w:hAnsi="Aptos" w:cs="Aptos"/>
                <w:color w:val="252525"/>
                <w:sz w:val="21"/>
                <w:szCs w:val="21"/>
              </w:rPr>
              <w:t xml:space="preserve">Number of thefts over $5000 crime incidents in 2014  </w:t>
            </w:r>
          </w:p>
        </w:tc>
      </w:tr>
      <w:tr w:rsidR="46836765" w:rsidRPr="001B5578" w14:paraId="09624E52" w14:textId="77777777" w:rsidTr="46836765">
        <w:trPr>
          <w:trHeight w:val="300"/>
        </w:trPr>
        <w:tc>
          <w:tcPr>
            <w:tcW w:w="3120" w:type="dxa"/>
          </w:tcPr>
          <w:p w14:paraId="118117D2" w14:textId="2FC70FA1" w:rsidR="2223556B" w:rsidRPr="001B5578" w:rsidRDefault="2223556B" w:rsidP="46836765">
            <w:pPr>
              <w:rPr>
                <w:color w:val="000000" w:themeColor="text1"/>
                <w:sz w:val="22"/>
                <w:szCs w:val="22"/>
              </w:rPr>
            </w:pPr>
            <w:r w:rsidRPr="001B5578">
              <w:rPr>
                <w:color w:val="000000" w:themeColor="text1"/>
                <w:sz w:val="22"/>
                <w:szCs w:val="22"/>
              </w:rPr>
              <w:t>TheftOve_1,N,2,0</w:t>
            </w:r>
          </w:p>
        </w:tc>
        <w:tc>
          <w:tcPr>
            <w:tcW w:w="3120" w:type="dxa"/>
          </w:tcPr>
          <w:p w14:paraId="44C91323" w14:textId="52FC143C" w:rsidR="2223556B" w:rsidRPr="001B5578" w:rsidRDefault="2223556B" w:rsidP="46836765">
            <w:r w:rsidRPr="001B5578">
              <w:rPr>
                <w:rFonts w:ascii="Aptos" w:eastAsia="Aptos" w:hAnsi="Aptos" w:cs="Aptos"/>
                <w:color w:val="252525"/>
                <w:sz w:val="21"/>
                <w:szCs w:val="21"/>
              </w:rPr>
              <w:t>Number of thefts over $5000 crime incidents in 2015</w:t>
            </w:r>
          </w:p>
        </w:tc>
      </w:tr>
      <w:tr w:rsidR="71FA3069" w:rsidRPr="001B5578" w14:paraId="12E2034B" w14:textId="77777777" w:rsidTr="46836765">
        <w:trPr>
          <w:trHeight w:val="300"/>
        </w:trPr>
        <w:tc>
          <w:tcPr>
            <w:tcW w:w="3120" w:type="dxa"/>
          </w:tcPr>
          <w:p w14:paraId="3A158F39" w14:textId="11F527E4" w:rsidR="71FA3069" w:rsidRPr="001B5578" w:rsidRDefault="2223556B" w:rsidP="71FA3069">
            <w:pPr>
              <w:rPr>
                <w:color w:val="000000" w:themeColor="text1"/>
                <w:sz w:val="22"/>
                <w:szCs w:val="22"/>
              </w:rPr>
            </w:pPr>
            <w:r w:rsidRPr="001B5578">
              <w:rPr>
                <w:color w:val="000000" w:themeColor="text1"/>
                <w:sz w:val="22"/>
                <w:szCs w:val="22"/>
              </w:rPr>
              <w:t>TheftOve_2,N,2,0</w:t>
            </w:r>
          </w:p>
        </w:tc>
        <w:tc>
          <w:tcPr>
            <w:tcW w:w="3120" w:type="dxa"/>
          </w:tcPr>
          <w:p w14:paraId="6D281571" w14:textId="19A40C39" w:rsidR="71FA3069" w:rsidRPr="001B5578" w:rsidRDefault="2223556B" w:rsidP="46836765">
            <w:r w:rsidRPr="001B5578">
              <w:rPr>
                <w:rFonts w:ascii="Aptos" w:eastAsia="Aptos" w:hAnsi="Aptos" w:cs="Aptos"/>
                <w:color w:val="252525"/>
                <w:sz w:val="21"/>
                <w:szCs w:val="21"/>
              </w:rPr>
              <w:t>Number of thefts over $5000 crime incidents in 2016</w:t>
            </w:r>
          </w:p>
        </w:tc>
      </w:tr>
      <w:tr w:rsidR="71FA3069" w:rsidRPr="001B5578" w14:paraId="61B6D07E" w14:textId="77777777" w:rsidTr="46836765">
        <w:trPr>
          <w:trHeight w:val="300"/>
        </w:trPr>
        <w:tc>
          <w:tcPr>
            <w:tcW w:w="3120" w:type="dxa"/>
          </w:tcPr>
          <w:p w14:paraId="744FBFF7" w14:textId="5AFF693B" w:rsidR="71FA3069" w:rsidRPr="001B5578" w:rsidRDefault="2223556B" w:rsidP="71FA3069">
            <w:pPr>
              <w:rPr>
                <w:color w:val="000000" w:themeColor="text1"/>
                <w:sz w:val="22"/>
                <w:szCs w:val="22"/>
              </w:rPr>
            </w:pPr>
            <w:r w:rsidRPr="001B5578">
              <w:rPr>
                <w:color w:val="000000" w:themeColor="text1"/>
                <w:sz w:val="22"/>
                <w:szCs w:val="22"/>
              </w:rPr>
              <w:t>TheftOve_3,N,2,0</w:t>
            </w:r>
          </w:p>
        </w:tc>
        <w:tc>
          <w:tcPr>
            <w:tcW w:w="3120" w:type="dxa"/>
          </w:tcPr>
          <w:p w14:paraId="55A9869C" w14:textId="23B13081" w:rsidR="71FA3069" w:rsidRPr="001B5578" w:rsidRDefault="2223556B" w:rsidP="46836765">
            <w:r w:rsidRPr="001B5578">
              <w:rPr>
                <w:rFonts w:ascii="Aptos" w:eastAsia="Aptos" w:hAnsi="Aptos" w:cs="Aptos"/>
                <w:color w:val="252525"/>
                <w:sz w:val="21"/>
                <w:szCs w:val="21"/>
              </w:rPr>
              <w:t>Number of thefts over $5000 crime incidents in 2017</w:t>
            </w:r>
          </w:p>
        </w:tc>
      </w:tr>
      <w:tr w:rsidR="71FA3069" w:rsidRPr="001B5578" w14:paraId="566B1AE9" w14:textId="77777777" w:rsidTr="46836765">
        <w:trPr>
          <w:trHeight w:val="300"/>
        </w:trPr>
        <w:tc>
          <w:tcPr>
            <w:tcW w:w="3120" w:type="dxa"/>
          </w:tcPr>
          <w:p w14:paraId="4A6DD8B6" w14:textId="59149FFA" w:rsidR="71FA3069" w:rsidRPr="001B5578" w:rsidRDefault="2223556B" w:rsidP="71FA3069">
            <w:pPr>
              <w:rPr>
                <w:color w:val="000000" w:themeColor="text1"/>
                <w:sz w:val="22"/>
                <w:szCs w:val="22"/>
              </w:rPr>
            </w:pPr>
            <w:r w:rsidRPr="001B5578">
              <w:rPr>
                <w:color w:val="000000" w:themeColor="text1"/>
                <w:sz w:val="22"/>
                <w:szCs w:val="22"/>
              </w:rPr>
              <w:t>TheftOve_4,N,2,0</w:t>
            </w:r>
          </w:p>
        </w:tc>
        <w:tc>
          <w:tcPr>
            <w:tcW w:w="3120" w:type="dxa"/>
          </w:tcPr>
          <w:p w14:paraId="5A804887" w14:textId="60499FEC" w:rsidR="71FA3069" w:rsidRPr="001B5578" w:rsidRDefault="2223556B" w:rsidP="46836765">
            <w:r w:rsidRPr="001B5578">
              <w:rPr>
                <w:rFonts w:ascii="Aptos" w:eastAsia="Aptos" w:hAnsi="Aptos" w:cs="Aptos"/>
                <w:color w:val="252525"/>
                <w:sz w:val="21"/>
                <w:szCs w:val="21"/>
              </w:rPr>
              <w:t>Number of thefts over $5000 crime incidents in 2018</w:t>
            </w:r>
          </w:p>
        </w:tc>
      </w:tr>
      <w:tr w:rsidR="71FA3069" w:rsidRPr="001B5578" w14:paraId="56603224" w14:textId="77777777" w:rsidTr="46836765">
        <w:trPr>
          <w:trHeight w:val="300"/>
        </w:trPr>
        <w:tc>
          <w:tcPr>
            <w:tcW w:w="3120" w:type="dxa"/>
          </w:tcPr>
          <w:p w14:paraId="60B61FD7" w14:textId="4AA32326" w:rsidR="71FA3069" w:rsidRPr="001B5578" w:rsidRDefault="2223556B" w:rsidP="71FA3069">
            <w:pPr>
              <w:rPr>
                <w:color w:val="000000" w:themeColor="text1"/>
                <w:sz w:val="22"/>
                <w:szCs w:val="22"/>
              </w:rPr>
            </w:pPr>
            <w:r w:rsidRPr="001B5578">
              <w:rPr>
                <w:color w:val="000000" w:themeColor="text1"/>
                <w:sz w:val="22"/>
                <w:szCs w:val="22"/>
              </w:rPr>
              <w:t>TheftOve_5,N,2,0</w:t>
            </w:r>
          </w:p>
        </w:tc>
        <w:tc>
          <w:tcPr>
            <w:tcW w:w="3120" w:type="dxa"/>
          </w:tcPr>
          <w:p w14:paraId="6FE8EE3A" w14:textId="498D0CC6" w:rsidR="71FA3069" w:rsidRPr="001B5578" w:rsidRDefault="2223556B" w:rsidP="46836765">
            <w:r w:rsidRPr="001B5578">
              <w:rPr>
                <w:rFonts w:ascii="Aptos" w:eastAsia="Aptos" w:hAnsi="Aptos" w:cs="Aptos"/>
                <w:color w:val="252525"/>
                <w:sz w:val="21"/>
                <w:szCs w:val="21"/>
              </w:rPr>
              <w:t>Number of thefts over $5000 crime incidents in 2019</w:t>
            </w:r>
          </w:p>
        </w:tc>
      </w:tr>
      <w:tr w:rsidR="71FA3069" w:rsidRPr="001B5578" w14:paraId="5D0892F0" w14:textId="77777777" w:rsidTr="46836765">
        <w:trPr>
          <w:trHeight w:val="300"/>
        </w:trPr>
        <w:tc>
          <w:tcPr>
            <w:tcW w:w="3120" w:type="dxa"/>
          </w:tcPr>
          <w:p w14:paraId="575109FD" w14:textId="4F22A128" w:rsidR="71FA3069" w:rsidRPr="001B5578" w:rsidRDefault="2223556B" w:rsidP="71FA3069">
            <w:pPr>
              <w:rPr>
                <w:color w:val="000000" w:themeColor="text1"/>
                <w:sz w:val="22"/>
                <w:szCs w:val="22"/>
              </w:rPr>
            </w:pPr>
            <w:r w:rsidRPr="001B5578">
              <w:rPr>
                <w:color w:val="000000" w:themeColor="text1"/>
                <w:sz w:val="22"/>
                <w:szCs w:val="22"/>
              </w:rPr>
              <w:t>TheftOve_6,N,2,0</w:t>
            </w:r>
          </w:p>
        </w:tc>
        <w:tc>
          <w:tcPr>
            <w:tcW w:w="3120" w:type="dxa"/>
          </w:tcPr>
          <w:p w14:paraId="5313BEB2" w14:textId="57D0FBB0" w:rsidR="71FA3069" w:rsidRPr="001B5578" w:rsidRDefault="2223556B" w:rsidP="46836765">
            <w:r w:rsidRPr="001B5578">
              <w:rPr>
                <w:rFonts w:ascii="Aptos" w:eastAsia="Aptos" w:hAnsi="Aptos" w:cs="Aptos"/>
                <w:color w:val="252525"/>
                <w:sz w:val="21"/>
                <w:szCs w:val="21"/>
              </w:rPr>
              <w:t>Number of thefts over $5000 crime incidents in 2020</w:t>
            </w:r>
          </w:p>
        </w:tc>
      </w:tr>
      <w:tr w:rsidR="71FA3069" w:rsidRPr="001B5578" w14:paraId="1A8F1A39" w14:textId="77777777" w:rsidTr="46836765">
        <w:trPr>
          <w:trHeight w:val="300"/>
        </w:trPr>
        <w:tc>
          <w:tcPr>
            <w:tcW w:w="3120" w:type="dxa"/>
          </w:tcPr>
          <w:p w14:paraId="0196F9C2" w14:textId="6B261233" w:rsidR="71FA3069" w:rsidRPr="001B5578" w:rsidRDefault="2223556B" w:rsidP="71FA3069">
            <w:pPr>
              <w:rPr>
                <w:color w:val="000000" w:themeColor="text1"/>
                <w:sz w:val="22"/>
                <w:szCs w:val="22"/>
              </w:rPr>
            </w:pPr>
            <w:r w:rsidRPr="001B5578">
              <w:rPr>
                <w:color w:val="000000" w:themeColor="text1"/>
                <w:sz w:val="22"/>
                <w:szCs w:val="22"/>
              </w:rPr>
              <w:t>TheftOve_7,N,2,0</w:t>
            </w:r>
          </w:p>
        </w:tc>
        <w:tc>
          <w:tcPr>
            <w:tcW w:w="3120" w:type="dxa"/>
          </w:tcPr>
          <w:p w14:paraId="6B60FB55" w14:textId="3AF971A6" w:rsidR="71FA3069" w:rsidRPr="001B5578" w:rsidRDefault="2223556B" w:rsidP="46836765">
            <w:r w:rsidRPr="001B5578">
              <w:rPr>
                <w:rFonts w:ascii="Aptos" w:eastAsia="Aptos" w:hAnsi="Aptos" w:cs="Aptos"/>
                <w:color w:val="252525"/>
                <w:sz w:val="21"/>
                <w:szCs w:val="21"/>
              </w:rPr>
              <w:t>Number of theft</w:t>
            </w:r>
            <w:r w:rsidR="2EF1ED3E" w:rsidRPr="001B5578">
              <w:rPr>
                <w:rFonts w:ascii="Aptos" w:eastAsia="Aptos" w:hAnsi="Aptos" w:cs="Aptos"/>
                <w:color w:val="252525"/>
                <w:sz w:val="21"/>
                <w:szCs w:val="21"/>
              </w:rPr>
              <w:t>s</w:t>
            </w:r>
            <w:r w:rsidRPr="001B5578">
              <w:rPr>
                <w:rFonts w:ascii="Aptos" w:eastAsia="Aptos" w:hAnsi="Aptos" w:cs="Aptos"/>
                <w:color w:val="252525"/>
                <w:sz w:val="21"/>
                <w:szCs w:val="21"/>
              </w:rPr>
              <w:t xml:space="preserve"> over $5000 crime incidents in 2021</w:t>
            </w:r>
          </w:p>
        </w:tc>
      </w:tr>
      <w:tr w:rsidR="71FA3069" w:rsidRPr="001B5578" w14:paraId="3FC66316" w14:textId="77777777" w:rsidTr="46836765">
        <w:trPr>
          <w:trHeight w:val="300"/>
        </w:trPr>
        <w:tc>
          <w:tcPr>
            <w:tcW w:w="3120" w:type="dxa"/>
          </w:tcPr>
          <w:p w14:paraId="1641AC7C" w14:textId="00F6F556" w:rsidR="71FA3069" w:rsidRPr="001B5578" w:rsidRDefault="2223556B" w:rsidP="71FA3069">
            <w:pPr>
              <w:rPr>
                <w:color w:val="000000" w:themeColor="text1"/>
                <w:sz w:val="22"/>
                <w:szCs w:val="22"/>
              </w:rPr>
            </w:pPr>
            <w:r w:rsidRPr="001B5578">
              <w:rPr>
                <w:color w:val="000000" w:themeColor="text1"/>
                <w:sz w:val="22"/>
                <w:szCs w:val="22"/>
              </w:rPr>
              <w:t>Homicide_2,N,1,0</w:t>
            </w:r>
          </w:p>
        </w:tc>
        <w:tc>
          <w:tcPr>
            <w:tcW w:w="3120" w:type="dxa"/>
          </w:tcPr>
          <w:p w14:paraId="36D50FE9" w14:textId="20677DBC" w:rsidR="71FA3069" w:rsidRPr="001B5578" w:rsidRDefault="2ECDCBBF" w:rsidP="46836765">
            <w:r w:rsidRPr="001B5578">
              <w:rPr>
                <w:rFonts w:ascii="Aptos" w:eastAsia="Aptos" w:hAnsi="Aptos" w:cs="Aptos"/>
                <w:color w:val="252525"/>
                <w:sz w:val="21"/>
                <w:szCs w:val="21"/>
              </w:rPr>
              <w:t xml:space="preserve">Number of homicide crime incidents in 2014 </w:t>
            </w:r>
          </w:p>
        </w:tc>
      </w:tr>
      <w:tr w:rsidR="71FA3069" w:rsidRPr="001B5578" w14:paraId="39D98F7F" w14:textId="77777777" w:rsidTr="46836765">
        <w:trPr>
          <w:trHeight w:val="300"/>
        </w:trPr>
        <w:tc>
          <w:tcPr>
            <w:tcW w:w="3120" w:type="dxa"/>
          </w:tcPr>
          <w:p w14:paraId="195701A9" w14:textId="3EBA553F" w:rsidR="71FA3069" w:rsidRPr="001B5578" w:rsidRDefault="2ECDCBBF" w:rsidP="71FA3069">
            <w:pPr>
              <w:rPr>
                <w:color w:val="000000" w:themeColor="text1"/>
                <w:sz w:val="22"/>
                <w:szCs w:val="22"/>
              </w:rPr>
            </w:pPr>
            <w:r w:rsidRPr="001B5578">
              <w:rPr>
                <w:color w:val="000000" w:themeColor="text1"/>
                <w:sz w:val="22"/>
                <w:szCs w:val="22"/>
              </w:rPr>
              <w:lastRenderedPageBreak/>
              <w:t>Homicide_1,N,1,0</w:t>
            </w:r>
          </w:p>
        </w:tc>
        <w:tc>
          <w:tcPr>
            <w:tcW w:w="3120" w:type="dxa"/>
          </w:tcPr>
          <w:p w14:paraId="57497944" w14:textId="74B5A9CF" w:rsidR="71FA3069" w:rsidRPr="001B5578" w:rsidRDefault="1ADF3556" w:rsidP="46836765">
            <w:r w:rsidRPr="001B5578">
              <w:rPr>
                <w:rFonts w:ascii="Aptos" w:eastAsia="Aptos" w:hAnsi="Aptos" w:cs="Aptos"/>
                <w:color w:val="252525"/>
                <w:sz w:val="21"/>
                <w:szCs w:val="21"/>
              </w:rPr>
              <w:t>Number of homicide crime incidents in 201</w:t>
            </w:r>
            <w:r w:rsidR="2A636FA9" w:rsidRPr="001B5578">
              <w:rPr>
                <w:rFonts w:ascii="Aptos" w:eastAsia="Aptos" w:hAnsi="Aptos" w:cs="Aptos"/>
                <w:color w:val="252525"/>
                <w:sz w:val="21"/>
                <w:szCs w:val="21"/>
              </w:rPr>
              <w:t>5</w:t>
            </w:r>
          </w:p>
        </w:tc>
      </w:tr>
      <w:tr w:rsidR="71FA3069" w:rsidRPr="001B5578" w14:paraId="0CD77A21" w14:textId="77777777" w:rsidTr="46836765">
        <w:trPr>
          <w:trHeight w:val="300"/>
        </w:trPr>
        <w:tc>
          <w:tcPr>
            <w:tcW w:w="3120" w:type="dxa"/>
          </w:tcPr>
          <w:p w14:paraId="1FE4AFB2" w14:textId="7E166703" w:rsidR="71FA3069" w:rsidRPr="001B5578" w:rsidRDefault="2ECDCBBF" w:rsidP="71FA3069">
            <w:pPr>
              <w:rPr>
                <w:color w:val="000000" w:themeColor="text1"/>
                <w:sz w:val="22"/>
                <w:szCs w:val="22"/>
              </w:rPr>
            </w:pPr>
            <w:r w:rsidRPr="001B5578">
              <w:rPr>
                <w:color w:val="000000" w:themeColor="text1"/>
                <w:sz w:val="22"/>
                <w:szCs w:val="22"/>
              </w:rPr>
              <w:t>Homicide_3,N,1,0</w:t>
            </w:r>
          </w:p>
        </w:tc>
        <w:tc>
          <w:tcPr>
            <w:tcW w:w="3120" w:type="dxa"/>
          </w:tcPr>
          <w:p w14:paraId="6A7283AA" w14:textId="584F32C4" w:rsidR="71FA3069" w:rsidRPr="001B5578" w:rsidRDefault="1ADF3556" w:rsidP="46836765">
            <w:r w:rsidRPr="001B5578">
              <w:rPr>
                <w:rFonts w:ascii="Aptos" w:eastAsia="Aptos" w:hAnsi="Aptos" w:cs="Aptos"/>
                <w:color w:val="252525"/>
                <w:sz w:val="21"/>
                <w:szCs w:val="21"/>
              </w:rPr>
              <w:t>Number of homicide crime incidents in 201</w:t>
            </w:r>
            <w:r w:rsidR="1BB8CF7E" w:rsidRPr="001B5578">
              <w:rPr>
                <w:rFonts w:ascii="Aptos" w:eastAsia="Aptos" w:hAnsi="Aptos" w:cs="Aptos"/>
                <w:color w:val="252525"/>
                <w:sz w:val="21"/>
                <w:szCs w:val="21"/>
              </w:rPr>
              <w:t>6</w:t>
            </w:r>
          </w:p>
        </w:tc>
      </w:tr>
      <w:tr w:rsidR="71FA3069" w:rsidRPr="001B5578" w14:paraId="0A843928" w14:textId="77777777" w:rsidTr="46836765">
        <w:trPr>
          <w:trHeight w:val="300"/>
        </w:trPr>
        <w:tc>
          <w:tcPr>
            <w:tcW w:w="3120" w:type="dxa"/>
          </w:tcPr>
          <w:p w14:paraId="0A077F5D" w14:textId="260A1119" w:rsidR="71FA3069" w:rsidRPr="001B5578" w:rsidRDefault="2ECDCBBF" w:rsidP="71FA3069">
            <w:pPr>
              <w:rPr>
                <w:color w:val="000000" w:themeColor="text1"/>
                <w:sz w:val="22"/>
                <w:szCs w:val="22"/>
              </w:rPr>
            </w:pPr>
            <w:r w:rsidRPr="001B5578">
              <w:rPr>
                <w:color w:val="000000" w:themeColor="text1"/>
                <w:sz w:val="22"/>
                <w:szCs w:val="22"/>
              </w:rPr>
              <w:t>Homicide_4,N,1,0</w:t>
            </w:r>
          </w:p>
        </w:tc>
        <w:tc>
          <w:tcPr>
            <w:tcW w:w="3120" w:type="dxa"/>
          </w:tcPr>
          <w:p w14:paraId="316C64C7" w14:textId="70B02773" w:rsidR="71FA3069" w:rsidRPr="001B5578" w:rsidRDefault="3C905F4A" w:rsidP="46836765">
            <w:r w:rsidRPr="001B5578">
              <w:rPr>
                <w:rFonts w:ascii="Aptos" w:eastAsia="Aptos" w:hAnsi="Aptos" w:cs="Aptos"/>
                <w:color w:val="252525"/>
                <w:sz w:val="21"/>
                <w:szCs w:val="21"/>
              </w:rPr>
              <w:t>Number of homicide crime incidents in 201</w:t>
            </w:r>
            <w:r w:rsidR="5034462B" w:rsidRPr="001B5578">
              <w:rPr>
                <w:rFonts w:ascii="Aptos" w:eastAsia="Aptos" w:hAnsi="Aptos" w:cs="Aptos"/>
                <w:color w:val="252525"/>
                <w:sz w:val="21"/>
                <w:szCs w:val="21"/>
              </w:rPr>
              <w:t>7</w:t>
            </w:r>
          </w:p>
        </w:tc>
      </w:tr>
      <w:tr w:rsidR="71FA3069" w:rsidRPr="001B5578" w14:paraId="161EAA96" w14:textId="77777777" w:rsidTr="46836765">
        <w:trPr>
          <w:trHeight w:val="300"/>
        </w:trPr>
        <w:tc>
          <w:tcPr>
            <w:tcW w:w="3120" w:type="dxa"/>
          </w:tcPr>
          <w:p w14:paraId="6FEBE2D0" w14:textId="5AF5EB17" w:rsidR="71FA3069" w:rsidRPr="001B5578" w:rsidRDefault="2ECDCBBF" w:rsidP="71FA3069">
            <w:pPr>
              <w:rPr>
                <w:color w:val="000000" w:themeColor="text1"/>
                <w:sz w:val="22"/>
                <w:szCs w:val="22"/>
              </w:rPr>
            </w:pPr>
            <w:r w:rsidRPr="001B5578">
              <w:rPr>
                <w:color w:val="000000" w:themeColor="text1"/>
                <w:sz w:val="22"/>
                <w:szCs w:val="22"/>
              </w:rPr>
              <w:t>Homicide_5,N,1,0</w:t>
            </w:r>
          </w:p>
        </w:tc>
        <w:tc>
          <w:tcPr>
            <w:tcW w:w="3120" w:type="dxa"/>
          </w:tcPr>
          <w:p w14:paraId="23DBD306" w14:textId="25228FA1" w:rsidR="71FA3069" w:rsidRPr="001B5578" w:rsidRDefault="5BCFAB5A" w:rsidP="46836765">
            <w:r w:rsidRPr="001B5578">
              <w:rPr>
                <w:rFonts w:ascii="Aptos" w:eastAsia="Aptos" w:hAnsi="Aptos" w:cs="Aptos"/>
                <w:color w:val="252525"/>
                <w:sz w:val="21"/>
                <w:szCs w:val="21"/>
              </w:rPr>
              <w:t>Number of homicide crime incidents in 201</w:t>
            </w:r>
            <w:r w:rsidR="39399366" w:rsidRPr="001B5578">
              <w:rPr>
                <w:rFonts w:ascii="Aptos" w:eastAsia="Aptos" w:hAnsi="Aptos" w:cs="Aptos"/>
                <w:color w:val="252525"/>
                <w:sz w:val="21"/>
                <w:szCs w:val="21"/>
              </w:rPr>
              <w:t>8</w:t>
            </w:r>
          </w:p>
        </w:tc>
      </w:tr>
      <w:tr w:rsidR="71FA3069" w:rsidRPr="001B5578" w14:paraId="0F45D3BE" w14:textId="77777777" w:rsidTr="46836765">
        <w:trPr>
          <w:trHeight w:val="300"/>
        </w:trPr>
        <w:tc>
          <w:tcPr>
            <w:tcW w:w="3120" w:type="dxa"/>
          </w:tcPr>
          <w:p w14:paraId="740F7A39" w14:textId="7734E530" w:rsidR="71FA3069" w:rsidRPr="001B5578" w:rsidRDefault="2ECDCBBF" w:rsidP="71FA3069">
            <w:pPr>
              <w:rPr>
                <w:color w:val="000000" w:themeColor="text1"/>
                <w:sz w:val="22"/>
                <w:szCs w:val="22"/>
              </w:rPr>
            </w:pPr>
            <w:r w:rsidRPr="001B5578">
              <w:rPr>
                <w:color w:val="000000" w:themeColor="text1"/>
                <w:sz w:val="22"/>
                <w:szCs w:val="22"/>
              </w:rPr>
              <w:t>Homicide_6,N,1,0</w:t>
            </w:r>
          </w:p>
        </w:tc>
        <w:tc>
          <w:tcPr>
            <w:tcW w:w="3120" w:type="dxa"/>
          </w:tcPr>
          <w:p w14:paraId="597AA1CE" w14:textId="6170EFD4" w:rsidR="71FA3069" w:rsidRPr="001B5578" w:rsidRDefault="5BCFAB5A" w:rsidP="46836765">
            <w:r w:rsidRPr="001B5578">
              <w:rPr>
                <w:rFonts w:ascii="Aptos" w:eastAsia="Aptos" w:hAnsi="Aptos" w:cs="Aptos"/>
                <w:color w:val="252525"/>
                <w:sz w:val="21"/>
                <w:szCs w:val="21"/>
              </w:rPr>
              <w:t>Number of homicide crime incidents in 201</w:t>
            </w:r>
            <w:r w:rsidR="41039445" w:rsidRPr="001B5578">
              <w:rPr>
                <w:rFonts w:ascii="Aptos" w:eastAsia="Aptos" w:hAnsi="Aptos" w:cs="Aptos"/>
                <w:color w:val="252525"/>
                <w:sz w:val="21"/>
                <w:szCs w:val="21"/>
              </w:rPr>
              <w:t>9</w:t>
            </w:r>
          </w:p>
        </w:tc>
      </w:tr>
      <w:tr w:rsidR="71FA3069" w:rsidRPr="001B5578" w14:paraId="53E9846E" w14:textId="77777777" w:rsidTr="46836765">
        <w:trPr>
          <w:trHeight w:val="300"/>
        </w:trPr>
        <w:tc>
          <w:tcPr>
            <w:tcW w:w="3120" w:type="dxa"/>
          </w:tcPr>
          <w:p w14:paraId="661F9781" w14:textId="0C0BC71E" w:rsidR="71FA3069" w:rsidRPr="001B5578" w:rsidRDefault="2ECDCBBF" w:rsidP="71FA3069">
            <w:pPr>
              <w:rPr>
                <w:color w:val="000000" w:themeColor="text1"/>
                <w:sz w:val="22"/>
                <w:szCs w:val="22"/>
              </w:rPr>
            </w:pPr>
            <w:r w:rsidRPr="001B5578">
              <w:rPr>
                <w:color w:val="000000" w:themeColor="text1"/>
                <w:sz w:val="22"/>
                <w:szCs w:val="22"/>
              </w:rPr>
              <w:t>Homicide_7,N,1,0</w:t>
            </w:r>
          </w:p>
        </w:tc>
        <w:tc>
          <w:tcPr>
            <w:tcW w:w="3120" w:type="dxa"/>
          </w:tcPr>
          <w:p w14:paraId="3864E786" w14:textId="51DC1455" w:rsidR="71FA3069" w:rsidRPr="001B5578" w:rsidRDefault="4C1F9BC9" w:rsidP="46836765">
            <w:pPr>
              <w:rPr>
                <w:rFonts w:ascii="Aptos" w:eastAsia="Aptos" w:hAnsi="Aptos" w:cs="Aptos"/>
                <w:color w:val="252525"/>
                <w:sz w:val="21"/>
                <w:szCs w:val="21"/>
              </w:rPr>
            </w:pPr>
            <w:r w:rsidRPr="001B5578">
              <w:rPr>
                <w:rFonts w:ascii="Aptos" w:eastAsia="Aptos" w:hAnsi="Aptos" w:cs="Aptos"/>
                <w:color w:val="252525"/>
                <w:sz w:val="21"/>
                <w:szCs w:val="21"/>
              </w:rPr>
              <w:t>Number of homicide crime incidents in 20</w:t>
            </w:r>
            <w:r w:rsidR="40F59569" w:rsidRPr="001B5578">
              <w:rPr>
                <w:rFonts w:ascii="Aptos" w:eastAsia="Aptos" w:hAnsi="Aptos" w:cs="Aptos"/>
                <w:color w:val="252525"/>
                <w:sz w:val="21"/>
                <w:szCs w:val="21"/>
              </w:rPr>
              <w:t>20</w:t>
            </w:r>
          </w:p>
        </w:tc>
      </w:tr>
      <w:tr w:rsidR="71FA3069" w:rsidRPr="001B5578" w14:paraId="024035D6" w14:textId="77777777" w:rsidTr="46836765">
        <w:trPr>
          <w:trHeight w:val="300"/>
        </w:trPr>
        <w:tc>
          <w:tcPr>
            <w:tcW w:w="3120" w:type="dxa"/>
          </w:tcPr>
          <w:p w14:paraId="7DD0DF29" w14:textId="6A9F8C7B" w:rsidR="71FA3069" w:rsidRPr="001B5578" w:rsidRDefault="2ECDCBBF" w:rsidP="71FA3069">
            <w:pPr>
              <w:rPr>
                <w:color w:val="000000" w:themeColor="text1"/>
                <w:sz w:val="22"/>
                <w:szCs w:val="22"/>
              </w:rPr>
            </w:pPr>
            <w:r w:rsidRPr="001B5578">
              <w:rPr>
                <w:color w:val="000000" w:themeColor="text1"/>
                <w:sz w:val="22"/>
                <w:szCs w:val="22"/>
              </w:rPr>
              <w:t>Homicide_8,N,1,0</w:t>
            </w:r>
          </w:p>
        </w:tc>
        <w:tc>
          <w:tcPr>
            <w:tcW w:w="3120" w:type="dxa"/>
          </w:tcPr>
          <w:p w14:paraId="22C803FA" w14:textId="57038ED0" w:rsidR="71FA3069" w:rsidRPr="001B5578" w:rsidRDefault="4C1F9BC9" w:rsidP="46836765">
            <w:pPr>
              <w:rPr>
                <w:rFonts w:ascii="Aptos" w:eastAsia="Aptos" w:hAnsi="Aptos" w:cs="Aptos"/>
                <w:color w:val="252525"/>
                <w:sz w:val="21"/>
                <w:szCs w:val="21"/>
              </w:rPr>
            </w:pPr>
            <w:r w:rsidRPr="001B5578">
              <w:rPr>
                <w:rFonts w:ascii="Aptos" w:eastAsia="Aptos" w:hAnsi="Aptos" w:cs="Aptos"/>
                <w:color w:val="252525"/>
                <w:sz w:val="21"/>
                <w:szCs w:val="21"/>
              </w:rPr>
              <w:t>Number of homicide crime incidents in 20</w:t>
            </w:r>
            <w:r w:rsidR="29F8C395" w:rsidRPr="001B5578">
              <w:rPr>
                <w:rFonts w:ascii="Aptos" w:eastAsia="Aptos" w:hAnsi="Aptos" w:cs="Aptos"/>
                <w:color w:val="252525"/>
                <w:sz w:val="21"/>
                <w:szCs w:val="21"/>
              </w:rPr>
              <w:t>21</w:t>
            </w:r>
          </w:p>
        </w:tc>
      </w:tr>
      <w:tr w:rsidR="71FA3069" w:rsidRPr="001B5578" w14:paraId="66AB21E0" w14:textId="77777777" w:rsidTr="46836765">
        <w:trPr>
          <w:trHeight w:val="300"/>
        </w:trPr>
        <w:tc>
          <w:tcPr>
            <w:tcW w:w="3120" w:type="dxa"/>
          </w:tcPr>
          <w:p w14:paraId="194E7682" w14:textId="5DF56122" w:rsidR="71FA3069" w:rsidRPr="001B5578" w:rsidRDefault="3EDFB0D9" w:rsidP="71FA3069">
            <w:pPr>
              <w:rPr>
                <w:color w:val="000000" w:themeColor="text1"/>
                <w:sz w:val="22"/>
                <w:szCs w:val="22"/>
              </w:rPr>
            </w:pPr>
            <w:r w:rsidRPr="001B5578">
              <w:rPr>
                <w:color w:val="000000" w:themeColor="text1"/>
                <w:sz w:val="22"/>
                <w:szCs w:val="22"/>
              </w:rPr>
              <w:t>Shootings_,N,2,0</w:t>
            </w:r>
          </w:p>
        </w:tc>
        <w:tc>
          <w:tcPr>
            <w:tcW w:w="3120" w:type="dxa"/>
          </w:tcPr>
          <w:p w14:paraId="7E76F7CC" w14:textId="24B672A9" w:rsidR="71FA3069" w:rsidRPr="001B5578" w:rsidRDefault="15BCE927" w:rsidP="46836765">
            <w:r w:rsidRPr="001B5578">
              <w:rPr>
                <w:rFonts w:ascii="Aptos" w:eastAsia="Aptos" w:hAnsi="Aptos" w:cs="Aptos"/>
                <w:color w:val="252525"/>
                <w:sz w:val="21"/>
                <w:szCs w:val="21"/>
              </w:rPr>
              <w:t xml:space="preserve">Number of shooting crime incidents in 2014 </w:t>
            </w:r>
          </w:p>
        </w:tc>
      </w:tr>
      <w:tr w:rsidR="71FA3069" w:rsidRPr="001B5578" w14:paraId="0E7646E6" w14:textId="77777777" w:rsidTr="46836765">
        <w:trPr>
          <w:trHeight w:val="300"/>
        </w:trPr>
        <w:tc>
          <w:tcPr>
            <w:tcW w:w="3120" w:type="dxa"/>
          </w:tcPr>
          <w:p w14:paraId="7ECCF9F5" w14:textId="4B7E328A" w:rsidR="71FA3069" w:rsidRPr="001B5578" w:rsidRDefault="3EDFB0D9" w:rsidP="71FA3069">
            <w:pPr>
              <w:rPr>
                <w:color w:val="000000" w:themeColor="text1"/>
                <w:sz w:val="22"/>
                <w:szCs w:val="22"/>
              </w:rPr>
            </w:pPr>
            <w:r w:rsidRPr="001B5578">
              <w:rPr>
                <w:color w:val="000000" w:themeColor="text1"/>
                <w:sz w:val="22"/>
                <w:szCs w:val="22"/>
              </w:rPr>
              <w:t>Shooting_1,N,2,0</w:t>
            </w:r>
          </w:p>
        </w:tc>
        <w:tc>
          <w:tcPr>
            <w:tcW w:w="3120" w:type="dxa"/>
          </w:tcPr>
          <w:p w14:paraId="3CCE7697" w14:textId="0F57D0F6" w:rsidR="71FA3069" w:rsidRPr="001B5578" w:rsidRDefault="78B74060" w:rsidP="46836765">
            <w:r w:rsidRPr="001B5578">
              <w:rPr>
                <w:rFonts w:ascii="Aptos" w:eastAsia="Aptos" w:hAnsi="Aptos" w:cs="Aptos"/>
                <w:color w:val="252525"/>
                <w:sz w:val="21"/>
                <w:szCs w:val="21"/>
              </w:rPr>
              <w:t>Number of shooting crime incidents in 201</w:t>
            </w:r>
            <w:r w:rsidR="20A45CF4" w:rsidRPr="001B5578">
              <w:rPr>
                <w:rFonts w:ascii="Aptos" w:eastAsia="Aptos" w:hAnsi="Aptos" w:cs="Aptos"/>
                <w:color w:val="252525"/>
                <w:sz w:val="21"/>
                <w:szCs w:val="21"/>
              </w:rPr>
              <w:t>5</w:t>
            </w:r>
          </w:p>
        </w:tc>
      </w:tr>
      <w:tr w:rsidR="71FA3069" w:rsidRPr="001B5578" w14:paraId="18D07E6F" w14:textId="77777777" w:rsidTr="46836765">
        <w:trPr>
          <w:trHeight w:val="300"/>
        </w:trPr>
        <w:tc>
          <w:tcPr>
            <w:tcW w:w="3120" w:type="dxa"/>
          </w:tcPr>
          <w:p w14:paraId="340571C5" w14:textId="3A660645" w:rsidR="71FA3069" w:rsidRPr="001B5578" w:rsidRDefault="3EDFB0D9" w:rsidP="71FA3069">
            <w:pPr>
              <w:rPr>
                <w:color w:val="000000" w:themeColor="text1"/>
                <w:sz w:val="22"/>
                <w:szCs w:val="22"/>
              </w:rPr>
            </w:pPr>
            <w:r w:rsidRPr="001B5578">
              <w:rPr>
                <w:color w:val="000000" w:themeColor="text1"/>
                <w:sz w:val="22"/>
                <w:szCs w:val="22"/>
              </w:rPr>
              <w:t>Shooting_2,N,2,0</w:t>
            </w:r>
          </w:p>
        </w:tc>
        <w:tc>
          <w:tcPr>
            <w:tcW w:w="3120" w:type="dxa"/>
          </w:tcPr>
          <w:p w14:paraId="444D137C" w14:textId="7AA8CC2D" w:rsidR="71FA3069" w:rsidRPr="001B5578" w:rsidRDefault="78B74060" w:rsidP="46836765">
            <w:r w:rsidRPr="001B5578">
              <w:rPr>
                <w:rFonts w:ascii="Aptos" w:eastAsia="Aptos" w:hAnsi="Aptos" w:cs="Aptos"/>
                <w:color w:val="252525"/>
                <w:sz w:val="21"/>
                <w:szCs w:val="21"/>
              </w:rPr>
              <w:t>Number of shooting crime incidents in 201</w:t>
            </w:r>
            <w:r w:rsidR="631B36F6" w:rsidRPr="001B5578">
              <w:rPr>
                <w:rFonts w:ascii="Aptos" w:eastAsia="Aptos" w:hAnsi="Aptos" w:cs="Aptos"/>
                <w:color w:val="252525"/>
                <w:sz w:val="21"/>
                <w:szCs w:val="21"/>
              </w:rPr>
              <w:t>6</w:t>
            </w:r>
          </w:p>
        </w:tc>
      </w:tr>
      <w:tr w:rsidR="71FA3069" w:rsidRPr="001B5578" w14:paraId="64068AD0" w14:textId="77777777" w:rsidTr="46836765">
        <w:trPr>
          <w:trHeight w:val="300"/>
        </w:trPr>
        <w:tc>
          <w:tcPr>
            <w:tcW w:w="3120" w:type="dxa"/>
          </w:tcPr>
          <w:p w14:paraId="32890531" w14:textId="775B93E9" w:rsidR="71FA3069" w:rsidRPr="001B5578" w:rsidRDefault="3EDFB0D9" w:rsidP="71FA3069">
            <w:pPr>
              <w:rPr>
                <w:color w:val="000000" w:themeColor="text1"/>
                <w:sz w:val="22"/>
                <w:szCs w:val="22"/>
              </w:rPr>
            </w:pPr>
            <w:r w:rsidRPr="001B5578">
              <w:rPr>
                <w:color w:val="000000" w:themeColor="text1"/>
                <w:sz w:val="22"/>
                <w:szCs w:val="22"/>
              </w:rPr>
              <w:t>Shooting_3,N,2,0</w:t>
            </w:r>
          </w:p>
        </w:tc>
        <w:tc>
          <w:tcPr>
            <w:tcW w:w="3120" w:type="dxa"/>
          </w:tcPr>
          <w:p w14:paraId="60B94C34" w14:textId="5567C2EC" w:rsidR="71FA3069" w:rsidRPr="001B5578" w:rsidRDefault="00DA05E1" w:rsidP="46836765">
            <w:r w:rsidRPr="001B5578">
              <w:rPr>
                <w:rFonts w:ascii="Aptos" w:eastAsia="Aptos" w:hAnsi="Aptos" w:cs="Aptos"/>
                <w:color w:val="252525"/>
                <w:sz w:val="21"/>
                <w:szCs w:val="21"/>
              </w:rPr>
              <w:t>Number of shooting crime incidents in 201</w:t>
            </w:r>
            <w:r w:rsidR="4D277946" w:rsidRPr="001B5578">
              <w:rPr>
                <w:rFonts w:ascii="Aptos" w:eastAsia="Aptos" w:hAnsi="Aptos" w:cs="Aptos"/>
                <w:color w:val="252525"/>
                <w:sz w:val="21"/>
                <w:szCs w:val="21"/>
              </w:rPr>
              <w:t>7</w:t>
            </w:r>
          </w:p>
        </w:tc>
      </w:tr>
      <w:tr w:rsidR="71FA3069" w:rsidRPr="001B5578" w14:paraId="4BB06370" w14:textId="77777777" w:rsidTr="46836765">
        <w:trPr>
          <w:trHeight w:val="300"/>
        </w:trPr>
        <w:tc>
          <w:tcPr>
            <w:tcW w:w="3120" w:type="dxa"/>
          </w:tcPr>
          <w:p w14:paraId="4796A5A8" w14:textId="25B08454" w:rsidR="71FA3069" w:rsidRPr="001B5578" w:rsidRDefault="3EDFB0D9" w:rsidP="71FA3069">
            <w:pPr>
              <w:rPr>
                <w:color w:val="000000" w:themeColor="text1"/>
                <w:sz w:val="22"/>
                <w:szCs w:val="22"/>
              </w:rPr>
            </w:pPr>
            <w:r w:rsidRPr="001B5578">
              <w:rPr>
                <w:color w:val="000000" w:themeColor="text1"/>
                <w:sz w:val="22"/>
                <w:szCs w:val="22"/>
              </w:rPr>
              <w:t>Shooting_4,N,2,0</w:t>
            </w:r>
          </w:p>
        </w:tc>
        <w:tc>
          <w:tcPr>
            <w:tcW w:w="3120" w:type="dxa"/>
          </w:tcPr>
          <w:p w14:paraId="4A1E47CD" w14:textId="56467E06" w:rsidR="71FA3069" w:rsidRPr="001B5578" w:rsidRDefault="00DA05E1" w:rsidP="46836765">
            <w:r w:rsidRPr="001B5578">
              <w:rPr>
                <w:rFonts w:ascii="Aptos" w:eastAsia="Aptos" w:hAnsi="Aptos" w:cs="Aptos"/>
                <w:color w:val="252525"/>
                <w:sz w:val="21"/>
                <w:szCs w:val="21"/>
              </w:rPr>
              <w:t>Number of shooting crime incidents in 201</w:t>
            </w:r>
            <w:r w:rsidR="3D29CE06" w:rsidRPr="001B5578">
              <w:rPr>
                <w:rFonts w:ascii="Aptos" w:eastAsia="Aptos" w:hAnsi="Aptos" w:cs="Aptos"/>
                <w:color w:val="252525"/>
                <w:sz w:val="21"/>
                <w:szCs w:val="21"/>
              </w:rPr>
              <w:t>8</w:t>
            </w:r>
          </w:p>
        </w:tc>
      </w:tr>
      <w:tr w:rsidR="71FA3069" w:rsidRPr="001B5578" w14:paraId="6A5F8416" w14:textId="77777777" w:rsidTr="46836765">
        <w:trPr>
          <w:trHeight w:val="300"/>
        </w:trPr>
        <w:tc>
          <w:tcPr>
            <w:tcW w:w="3120" w:type="dxa"/>
          </w:tcPr>
          <w:p w14:paraId="415434B1" w14:textId="665E46C1" w:rsidR="71FA3069" w:rsidRPr="001B5578" w:rsidRDefault="3EDFB0D9" w:rsidP="71FA3069">
            <w:pPr>
              <w:rPr>
                <w:color w:val="000000" w:themeColor="text1"/>
                <w:sz w:val="22"/>
                <w:szCs w:val="22"/>
              </w:rPr>
            </w:pPr>
            <w:r w:rsidRPr="001B5578">
              <w:rPr>
                <w:color w:val="000000" w:themeColor="text1"/>
                <w:sz w:val="22"/>
                <w:szCs w:val="22"/>
              </w:rPr>
              <w:t>Shooting_5,N,2,0</w:t>
            </w:r>
          </w:p>
        </w:tc>
        <w:tc>
          <w:tcPr>
            <w:tcW w:w="3120" w:type="dxa"/>
          </w:tcPr>
          <w:p w14:paraId="4285A0A5" w14:textId="6399DBAB" w:rsidR="71FA3069" w:rsidRPr="001B5578" w:rsidRDefault="00DA05E1" w:rsidP="46836765">
            <w:r w:rsidRPr="001B5578">
              <w:rPr>
                <w:rFonts w:ascii="Aptos" w:eastAsia="Aptos" w:hAnsi="Aptos" w:cs="Aptos"/>
                <w:color w:val="252525"/>
                <w:sz w:val="21"/>
                <w:szCs w:val="21"/>
              </w:rPr>
              <w:t>Number of shooting crime incidents in 201</w:t>
            </w:r>
            <w:r w:rsidR="23C8E2DA" w:rsidRPr="001B5578">
              <w:rPr>
                <w:rFonts w:ascii="Aptos" w:eastAsia="Aptos" w:hAnsi="Aptos" w:cs="Aptos"/>
                <w:color w:val="252525"/>
                <w:sz w:val="21"/>
                <w:szCs w:val="21"/>
              </w:rPr>
              <w:t>9</w:t>
            </w:r>
          </w:p>
        </w:tc>
      </w:tr>
      <w:tr w:rsidR="71FA3069" w:rsidRPr="001B5578" w14:paraId="73B5BB86" w14:textId="77777777" w:rsidTr="46836765">
        <w:trPr>
          <w:trHeight w:val="300"/>
        </w:trPr>
        <w:tc>
          <w:tcPr>
            <w:tcW w:w="3120" w:type="dxa"/>
          </w:tcPr>
          <w:p w14:paraId="67642907" w14:textId="5B6B2F43" w:rsidR="71FA3069" w:rsidRPr="001B5578" w:rsidRDefault="3EDFB0D9" w:rsidP="71FA3069">
            <w:pPr>
              <w:rPr>
                <w:color w:val="000000" w:themeColor="text1"/>
                <w:sz w:val="22"/>
                <w:szCs w:val="22"/>
              </w:rPr>
            </w:pPr>
            <w:r w:rsidRPr="001B5578">
              <w:rPr>
                <w:color w:val="000000" w:themeColor="text1"/>
                <w:sz w:val="22"/>
                <w:szCs w:val="22"/>
              </w:rPr>
              <w:t>Shooting_6,N,2,0</w:t>
            </w:r>
          </w:p>
        </w:tc>
        <w:tc>
          <w:tcPr>
            <w:tcW w:w="3120" w:type="dxa"/>
          </w:tcPr>
          <w:p w14:paraId="78798C5C" w14:textId="32F3801C" w:rsidR="71FA3069" w:rsidRPr="001B5578" w:rsidRDefault="0ED24B73" w:rsidP="46836765">
            <w:pPr>
              <w:rPr>
                <w:rFonts w:ascii="Aptos" w:eastAsia="Aptos" w:hAnsi="Aptos" w:cs="Aptos"/>
                <w:color w:val="252525"/>
                <w:sz w:val="21"/>
                <w:szCs w:val="21"/>
              </w:rPr>
            </w:pPr>
            <w:r w:rsidRPr="001B5578">
              <w:rPr>
                <w:rFonts w:ascii="Aptos" w:eastAsia="Aptos" w:hAnsi="Aptos" w:cs="Aptos"/>
                <w:color w:val="252525"/>
                <w:sz w:val="21"/>
                <w:szCs w:val="21"/>
              </w:rPr>
              <w:t>Number of shooting crime incidents in 20</w:t>
            </w:r>
            <w:r w:rsidR="29A6F38A" w:rsidRPr="001B5578">
              <w:rPr>
                <w:rFonts w:ascii="Aptos" w:eastAsia="Aptos" w:hAnsi="Aptos" w:cs="Aptos"/>
                <w:color w:val="252525"/>
                <w:sz w:val="21"/>
                <w:szCs w:val="21"/>
              </w:rPr>
              <w:t>20</w:t>
            </w:r>
          </w:p>
        </w:tc>
      </w:tr>
      <w:tr w:rsidR="71FA3069" w:rsidRPr="001B5578" w14:paraId="12E8E9AA" w14:textId="77777777" w:rsidTr="46836765">
        <w:trPr>
          <w:trHeight w:val="300"/>
        </w:trPr>
        <w:tc>
          <w:tcPr>
            <w:tcW w:w="3120" w:type="dxa"/>
          </w:tcPr>
          <w:p w14:paraId="75FF26B4" w14:textId="205213BD" w:rsidR="71FA3069" w:rsidRPr="001B5578" w:rsidRDefault="3EDFB0D9" w:rsidP="71FA3069">
            <w:pPr>
              <w:rPr>
                <w:color w:val="000000" w:themeColor="text1"/>
                <w:sz w:val="22"/>
                <w:szCs w:val="22"/>
              </w:rPr>
            </w:pPr>
            <w:r w:rsidRPr="001B5578">
              <w:rPr>
                <w:color w:val="000000" w:themeColor="text1"/>
                <w:sz w:val="22"/>
                <w:szCs w:val="22"/>
              </w:rPr>
              <w:t>Shooting_7,N,2,0</w:t>
            </w:r>
          </w:p>
        </w:tc>
        <w:tc>
          <w:tcPr>
            <w:tcW w:w="3120" w:type="dxa"/>
          </w:tcPr>
          <w:p w14:paraId="72C4F24D" w14:textId="18E0CA28" w:rsidR="71FA3069" w:rsidRPr="001B5578" w:rsidRDefault="34BD07C4" w:rsidP="46836765">
            <w:pPr>
              <w:rPr>
                <w:rFonts w:ascii="Aptos" w:eastAsia="Aptos" w:hAnsi="Aptos" w:cs="Aptos"/>
                <w:color w:val="252525"/>
                <w:sz w:val="21"/>
                <w:szCs w:val="21"/>
              </w:rPr>
            </w:pPr>
            <w:r w:rsidRPr="001B5578">
              <w:rPr>
                <w:rFonts w:ascii="Aptos" w:eastAsia="Aptos" w:hAnsi="Aptos" w:cs="Aptos"/>
                <w:color w:val="252525"/>
                <w:sz w:val="21"/>
                <w:szCs w:val="21"/>
              </w:rPr>
              <w:t>Number of shooting crime incidents in 20</w:t>
            </w:r>
            <w:r w:rsidR="6BAB47D3" w:rsidRPr="001B5578">
              <w:rPr>
                <w:rFonts w:ascii="Aptos" w:eastAsia="Aptos" w:hAnsi="Aptos" w:cs="Aptos"/>
                <w:color w:val="252525"/>
                <w:sz w:val="21"/>
                <w:szCs w:val="21"/>
              </w:rPr>
              <w:t>21</w:t>
            </w:r>
          </w:p>
        </w:tc>
      </w:tr>
      <w:tr w:rsidR="71FA3069" w:rsidRPr="001B5578" w14:paraId="22798455" w14:textId="77777777" w:rsidTr="46836765">
        <w:trPr>
          <w:trHeight w:val="300"/>
        </w:trPr>
        <w:tc>
          <w:tcPr>
            <w:tcW w:w="3120" w:type="dxa"/>
          </w:tcPr>
          <w:p w14:paraId="1D9225FC" w14:textId="0B452D83" w:rsidR="71FA3069" w:rsidRPr="001B5578" w:rsidRDefault="6BAB47D3" w:rsidP="71FA3069">
            <w:pPr>
              <w:rPr>
                <w:color w:val="000000" w:themeColor="text1"/>
                <w:sz w:val="22"/>
                <w:szCs w:val="22"/>
              </w:rPr>
            </w:pPr>
            <w:r w:rsidRPr="001B5578">
              <w:rPr>
                <w:color w:val="000000" w:themeColor="text1"/>
                <w:sz w:val="22"/>
                <w:szCs w:val="22"/>
              </w:rPr>
              <w:t>TheftfromM,N,3,0</w:t>
            </w:r>
          </w:p>
        </w:tc>
        <w:tc>
          <w:tcPr>
            <w:tcW w:w="3120" w:type="dxa"/>
          </w:tcPr>
          <w:p w14:paraId="562D4D8A" w14:textId="61F6617C" w:rsidR="71FA3069" w:rsidRPr="001B5578" w:rsidRDefault="6BAB47D3" w:rsidP="46836765">
            <w:pPr>
              <w:rPr>
                <w:rFonts w:ascii="Aptos" w:eastAsia="Aptos" w:hAnsi="Aptos" w:cs="Aptos"/>
                <w:color w:val="252525"/>
                <w:sz w:val="21"/>
                <w:szCs w:val="21"/>
              </w:rPr>
            </w:pPr>
            <w:r w:rsidRPr="001B5578">
              <w:rPr>
                <w:rFonts w:ascii="Aptos" w:eastAsia="Aptos" w:hAnsi="Aptos" w:cs="Aptos"/>
                <w:color w:val="252525"/>
                <w:sz w:val="21"/>
                <w:szCs w:val="21"/>
              </w:rPr>
              <w:t xml:space="preserve">Number of </w:t>
            </w:r>
            <w:r w:rsidR="6452C548" w:rsidRPr="001B5578">
              <w:rPr>
                <w:rFonts w:ascii="Aptos" w:eastAsia="Aptos" w:hAnsi="Aptos" w:cs="Aptos"/>
                <w:color w:val="252525"/>
                <w:sz w:val="21"/>
                <w:szCs w:val="21"/>
              </w:rPr>
              <w:t>thefts</w:t>
            </w:r>
            <w:r w:rsidR="00792273" w:rsidRPr="001B5578">
              <w:rPr>
                <w:rFonts w:ascii="Aptos" w:eastAsia="Aptos" w:hAnsi="Aptos" w:cs="Aptos"/>
                <w:color w:val="252525"/>
                <w:sz w:val="21"/>
                <w:szCs w:val="21"/>
              </w:rPr>
              <w:t xml:space="preserve"> from motor v</w:t>
            </w:r>
            <w:r w:rsidR="7325D7DF" w:rsidRPr="001B5578">
              <w:rPr>
                <w:rFonts w:ascii="Aptos" w:eastAsia="Aptos" w:hAnsi="Aptos" w:cs="Aptos"/>
                <w:color w:val="252525"/>
                <w:sz w:val="21"/>
                <w:szCs w:val="21"/>
              </w:rPr>
              <w:t>ehicle</w:t>
            </w:r>
            <w:r w:rsidRPr="001B5578">
              <w:rPr>
                <w:rFonts w:ascii="Aptos" w:eastAsia="Aptos" w:hAnsi="Aptos" w:cs="Aptos"/>
                <w:color w:val="252525"/>
                <w:sz w:val="21"/>
                <w:szCs w:val="21"/>
              </w:rPr>
              <w:t xml:space="preserve"> crime incidents in 2014 </w:t>
            </w:r>
          </w:p>
        </w:tc>
      </w:tr>
      <w:tr w:rsidR="71FA3069" w:rsidRPr="001B5578" w14:paraId="659BB64B" w14:textId="77777777" w:rsidTr="46836765">
        <w:trPr>
          <w:trHeight w:val="300"/>
        </w:trPr>
        <w:tc>
          <w:tcPr>
            <w:tcW w:w="3120" w:type="dxa"/>
          </w:tcPr>
          <w:p w14:paraId="47CA9F4E" w14:textId="74E005E6" w:rsidR="71FA3069" w:rsidRPr="001B5578" w:rsidRDefault="6BAB47D3" w:rsidP="71FA3069">
            <w:pPr>
              <w:rPr>
                <w:color w:val="000000" w:themeColor="text1"/>
                <w:sz w:val="22"/>
                <w:szCs w:val="22"/>
              </w:rPr>
            </w:pPr>
            <w:r w:rsidRPr="001B5578">
              <w:rPr>
                <w:color w:val="000000" w:themeColor="text1"/>
                <w:sz w:val="22"/>
                <w:szCs w:val="22"/>
              </w:rPr>
              <w:t>Theftfro_1,N,3,0</w:t>
            </w:r>
          </w:p>
        </w:tc>
        <w:tc>
          <w:tcPr>
            <w:tcW w:w="3120" w:type="dxa"/>
          </w:tcPr>
          <w:p w14:paraId="3D261072" w14:textId="30008D64" w:rsidR="71FA3069" w:rsidRPr="001B5578" w:rsidRDefault="108039F9"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4D2B3BA9" w:rsidRPr="001B5578">
              <w:rPr>
                <w:rFonts w:ascii="Aptos" w:eastAsia="Aptos" w:hAnsi="Aptos" w:cs="Aptos"/>
                <w:color w:val="252525"/>
                <w:sz w:val="21"/>
                <w:szCs w:val="21"/>
              </w:rPr>
              <w:t>5</w:t>
            </w:r>
            <w:r w:rsidRPr="001B5578">
              <w:rPr>
                <w:rFonts w:ascii="Aptos" w:eastAsia="Aptos" w:hAnsi="Aptos" w:cs="Aptos"/>
                <w:color w:val="252525"/>
                <w:sz w:val="21"/>
                <w:szCs w:val="21"/>
              </w:rPr>
              <w:t xml:space="preserve"> </w:t>
            </w:r>
          </w:p>
        </w:tc>
      </w:tr>
      <w:tr w:rsidR="71FA3069" w:rsidRPr="001B5578" w14:paraId="6DB011F2" w14:textId="77777777" w:rsidTr="46836765">
        <w:trPr>
          <w:trHeight w:val="300"/>
        </w:trPr>
        <w:tc>
          <w:tcPr>
            <w:tcW w:w="3120" w:type="dxa"/>
          </w:tcPr>
          <w:p w14:paraId="3757D7E4" w14:textId="1AE25A6A" w:rsidR="71FA3069" w:rsidRPr="001B5578" w:rsidRDefault="6BAB47D3" w:rsidP="71FA3069">
            <w:pPr>
              <w:rPr>
                <w:color w:val="000000" w:themeColor="text1"/>
                <w:sz w:val="22"/>
                <w:szCs w:val="22"/>
              </w:rPr>
            </w:pPr>
            <w:r w:rsidRPr="001B5578">
              <w:rPr>
                <w:color w:val="000000" w:themeColor="text1"/>
                <w:sz w:val="22"/>
                <w:szCs w:val="22"/>
              </w:rPr>
              <w:t xml:space="preserve">Theftfro_2,N,3,0 </w:t>
            </w:r>
          </w:p>
        </w:tc>
        <w:tc>
          <w:tcPr>
            <w:tcW w:w="3120" w:type="dxa"/>
          </w:tcPr>
          <w:p w14:paraId="27DF994E" w14:textId="76251349" w:rsidR="71FA3069" w:rsidRPr="001B5578" w:rsidRDefault="6EC4E6F7"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533B807C" w:rsidRPr="001B5578">
              <w:rPr>
                <w:rFonts w:ascii="Aptos" w:eastAsia="Aptos" w:hAnsi="Aptos" w:cs="Aptos"/>
                <w:color w:val="252525"/>
                <w:sz w:val="21"/>
                <w:szCs w:val="21"/>
              </w:rPr>
              <w:t>6</w:t>
            </w:r>
          </w:p>
        </w:tc>
      </w:tr>
      <w:tr w:rsidR="71FA3069" w:rsidRPr="001B5578" w14:paraId="2DAB9105" w14:textId="77777777" w:rsidTr="46836765">
        <w:trPr>
          <w:trHeight w:val="300"/>
        </w:trPr>
        <w:tc>
          <w:tcPr>
            <w:tcW w:w="3120" w:type="dxa"/>
          </w:tcPr>
          <w:p w14:paraId="081D0EFD" w14:textId="6DD83C83" w:rsidR="71FA3069" w:rsidRPr="001B5578" w:rsidRDefault="6BAB47D3" w:rsidP="71FA3069">
            <w:pPr>
              <w:rPr>
                <w:color w:val="000000" w:themeColor="text1"/>
                <w:sz w:val="22"/>
                <w:szCs w:val="22"/>
              </w:rPr>
            </w:pPr>
            <w:r w:rsidRPr="001B5578">
              <w:rPr>
                <w:color w:val="000000" w:themeColor="text1"/>
                <w:sz w:val="22"/>
                <w:szCs w:val="22"/>
              </w:rPr>
              <w:t>Theftfro_3,N,3,0</w:t>
            </w:r>
          </w:p>
        </w:tc>
        <w:tc>
          <w:tcPr>
            <w:tcW w:w="3120" w:type="dxa"/>
          </w:tcPr>
          <w:p w14:paraId="35D85D18" w14:textId="2A7F4E60" w:rsidR="71FA3069" w:rsidRPr="001B5578" w:rsidRDefault="30EE99D4"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25DE66BA" w:rsidRPr="001B5578">
              <w:rPr>
                <w:rFonts w:ascii="Aptos" w:eastAsia="Aptos" w:hAnsi="Aptos" w:cs="Aptos"/>
                <w:color w:val="252525"/>
                <w:sz w:val="21"/>
                <w:szCs w:val="21"/>
              </w:rPr>
              <w:t>7</w:t>
            </w:r>
          </w:p>
        </w:tc>
      </w:tr>
      <w:tr w:rsidR="71FA3069" w:rsidRPr="001B5578" w14:paraId="3977004C" w14:textId="77777777" w:rsidTr="46836765">
        <w:trPr>
          <w:trHeight w:val="300"/>
        </w:trPr>
        <w:tc>
          <w:tcPr>
            <w:tcW w:w="3120" w:type="dxa"/>
          </w:tcPr>
          <w:p w14:paraId="7020D1CA" w14:textId="156D52F3" w:rsidR="71FA3069" w:rsidRPr="001B5578" w:rsidRDefault="6BAB47D3" w:rsidP="71FA3069">
            <w:pPr>
              <w:rPr>
                <w:color w:val="000000" w:themeColor="text1"/>
                <w:sz w:val="22"/>
                <w:szCs w:val="22"/>
              </w:rPr>
            </w:pPr>
            <w:r w:rsidRPr="001B5578">
              <w:rPr>
                <w:color w:val="000000" w:themeColor="text1"/>
                <w:sz w:val="22"/>
                <w:szCs w:val="22"/>
              </w:rPr>
              <w:t>Theftfro_4,N,3,0</w:t>
            </w:r>
          </w:p>
        </w:tc>
        <w:tc>
          <w:tcPr>
            <w:tcW w:w="3120" w:type="dxa"/>
          </w:tcPr>
          <w:p w14:paraId="341442F4" w14:textId="77BC43D7" w:rsidR="71FA3069" w:rsidRPr="001B5578" w:rsidRDefault="30EE99D4"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757CBF3A" w:rsidRPr="001B5578">
              <w:rPr>
                <w:rFonts w:ascii="Aptos" w:eastAsia="Aptos" w:hAnsi="Aptos" w:cs="Aptos"/>
                <w:color w:val="252525"/>
                <w:sz w:val="21"/>
                <w:szCs w:val="21"/>
              </w:rPr>
              <w:t>8</w:t>
            </w:r>
          </w:p>
        </w:tc>
      </w:tr>
      <w:tr w:rsidR="71FA3069" w:rsidRPr="001B5578" w14:paraId="168CC0C1" w14:textId="77777777" w:rsidTr="46836765">
        <w:trPr>
          <w:trHeight w:val="300"/>
        </w:trPr>
        <w:tc>
          <w:tcPr>
            <w:tcW w:w="3120" w:type="dxa"/>
          </w:tcPr>
          <w:p w14:paraId="13268A24" w14:textId="7C8E6B2A" w:rsidR="71FA3069" w:rsidRPr="001B5578" w:rsidRDefault="6BAB47D3" w:rsidP="71FA3069">
            <w:pPr>
              <w:rPr>
                <w:color w:val="000000" w:themeColor="text1"/>
                <w:sz w:val="22"/>
                <w:szCs w:val="22"/>
              </w:rPr>
            </w:pPr>
            <w:r w:rsidRPr="001B5578">
              <w:rPr>
                <w:color w:val="000000" w:themeColor="text1"/>
                <w:sz w:val="22"/>
                <w:szCs w:val="22"/>
              </w:rPr>
              <w:t>Theftfro_5,N,3,0</w:t>
            </w:r>
          </w:p>
        </w:tc>
        <w:tc>
          <w:tcPr>
            <w:tcW w:w="3120" w:type="dxa"/>
          </w:tcPr>
          <w:p w14:paraId="2F930AAC" w14:textId="5F686A32" w:rsidR="71FA3069" w:rsidRPr="001B5578" w:rsidRDefault="30EE99D4"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109FFB4D" w:rsidRPr="001B5578">
              <w:rPr>
                <w:rFonts w:ascii="Aptos" w:eastAsia="Aptos" w:hAnsi="Aptos" w:cs="Aptos"/>
                <w:color w:val="252525"/>
                <w:sz w:val="21"/>
                <w:szCs w:val="21"/>
              </w:rPr>
              <w:t>9</w:t>
            </w:r>
          </w:p>
        </w:tc>
      </w:tr>
      <w:tr w:rsidR="71FA3069" w:rsidRPr="001B5578" w14:paraId="0A229AD1" w14:textId="77777777" w:rsidTr="46836765">
        <w:trPr>
          <w:trHeight w:val="300"/>
        </w:trPr>
        <w:tc>
          <w:tcPr>
            <w:tcW w:w="3120" w:type="dxa"/>
          </w:tcPr>
          <w:p w14:paraId="0CC10C8A" w14:textId="18982D20" w:rsidR="71FA3069" w:rsidRPr="001B5578" w:rsidRDefault="6BAB47D3" w:rsidP="71FA3069">
            <w:pPr>
              <w:rPr>
                <w:color w:val="000000" w:themeColor="text1"/>
                <w:sz w:val="22"/>
                <w:szCs w:val="22"/>
              </w:rPr>
            </w:pPr>
            <w:r w:rsidRPr="001B5578">
              <w:rPr>
                <w:color w:val="000000" w:themeColor="text1"/>
                <w:sz w:val="22"/>
                <w:szCs w:val="22"/>
              </w:rPr>
              <w:t>Theftfro_6,N,3,0</w:t>
            </w:r>
          </w:p>
        </w:tc>
        <w:tc>
          <w:tcPr>
            <w:tcW w:w="3120" w:type="dxa"/>
          </w:tcPr>
          <w:p w14:paraId="510B91C2" w14:textId="6C046090" w:rsidR="71FA3069" w:rsidRPr="001B5578" w:rsidRDefault="4BA39678"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w:t>
            </w:r>
            <w:r w:rsidR="7E72ED34" w:rsidRPr="001B5578">
              <w:rPr>
                <w:rFonts w:ascii="Aptos" w:eastAsia="Aptos" w:hAnsi="Aptos" w:cs="Aptos"/>
                <w:color w:val="252525"/>
                <w:sz w:val="21"/>
                <w:szCs w:val="21"/>
              </w:rPr>
              <w:t>20</w:t>
            </w:r>
          </w:p>
        </w:tc>
      </w:tr>
      <w:tr w:rsidR="71FA3069" w:rsidRPr="001B5578" w14:paraId="7CF8AD29" w14:textId="77777777" w:rsidTr="46836765">
        <w:trPr>
          <w:trHeight w:val="300"/>
        </w:trPr>
        <w:tc>
          <w:tcPr>
            <w:tcW w:w="3120" w:type="dxa"/>
          </w:tcPr>
          <w:p w14:paraId="3AD8A3B6" w14:textId="3834C470" w:rsidR="71FA3069" w:rsidRPr="001B5578" w:rsidRDefault="6BAB47D3" w:rsidP="71FA3069">
            <w:pPr>
              <w:rPr>
                <w:color w:val="000000" w:themeColor="text1"/>
                <w:sz w:val="22"/>
                <w:szCs w:val="22"/>
              </w:rPr>
            </w:pPr>
            <w:r w:rsidRPr="001B5578">
              <w:rPr>
                <w:color w:val="000000" w:themeColor="text1"/>
                <w:sz w:val="22"/>
                <w:szCs w:val="22"/>
              </w:rPr>
              <w:t>Theftfro_7,N,3,0</w:t>
            </w:r>
          </w:p>
        </w:tc>
        <w:tc>
          <w:tcPr>
            <w:tcW w:w="3120" w:type="dxa"/>
          </w:tcPr>
          <w:p w14:paraId="696D5F6C" w14:textId="5501EF4B" w:rsidR="71FA3069" w:rsidRPr="001B5578" w:rsidRDefault="4BA39678"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w:t>
            </w:r>
            <w:r w:rsidR="557CB6E1" w:rsidRPr="001B5578">
              <w:rPr>
                <w:rFonts w:ascii="Aptos" w:eastAsia="Aptos" w:hAnsi="Aptos" w:cs="Aptos"/>
                <w:color w:val="252525"/>
                <w:sz w:val="21"/>
                <w:szCs w:val="21"/>
              </w:rPr>
              <w:t>21</w:t>
            </w:r>
          </w:p>
        </w:tc>
      </w:tr>
    </w:tbl>
    <w:p w14:paraId="6354A0A5" w14:textId="6D5C9CA6" w:rsidR="46836765" w:rsidRPr="001B5578" w:rsidRDefault="46836765"/>
    <w:p w14:paraId="08C381F8" w14:textId="057F1517" w:rsidR="71FA3069" w:rsidRPr="001B5578" w:rsidRDefault="71FA3069" w:rsidP="71FA3069">
      <w:pPr>
        <w:spacing w:line="259" w:lineRule="auto"/>
        <w:rPr>
          <w:rFonts w:ascii="Calibri" w:eastAsia="Calibri" w:hAnsi="Calibri" w:cs="Calibri"/>
          <w:color w:val="000000" w:themeColor="text1"/>
          <w:sz w:val="22"/>
          <w:szCs w:val="22"/>
        </w:rPr>
      </w:pPr>
    </w:p>
    <w:p w14:paraId="67312F6C" w14:textId="6A7DA2C9" w:rsidR="71FA3069" w:rsidRPr="001B5578" w:rsidRDefault="71FA3069" w:rsidP="71FA3069">
      <w:pPr>
        <w:spacing w:line="259" w:lineRule="auto"/>
        <w:rPr>
          <w:rFonts w:ascii="Calibri" w:eastAsia="Calibri" w:hAnsi="Calibri" w:cs="Calibri"/>
          <w:color w:val="000000" w:themeColor="text1"/>
          <w:sz w:val="22"/>
          <w:szCs w:val="22"/>
        </w:rPr>
      </w:pPr>
    </w:p>
    <w:p w14:paraId="6E12FE28" w14:textId="77777777" w:rsidR="009E7476" w:rsidRPr="001B5578" w:rsidRDefault="009E7476" w:rsidP="21CBBABB">
      <w:pPr>
        <w:rPr>
          <w:rPrChange w:id="17" w:author="Unknown">
            <w:rPr>
              <w:color w:val="000000" w:themeColor="text1"/>
              <w:sz w:val="28"/>
              <w:szCs w:val="28"/>
            </w:rPr>
          </w:rPrChange>
        </w:rPr>
      </w:pPr>
    </w:p>
    <w:p w14:paraId="7B491323" w14:textId="141EF929" w:rsidR="2EF2CEDD" w:rsidRPr="001B5578" w:rsidRDefault="1E376448" w:rsidP="1B9E1760">
      <w:pPr>
        <w:spacing w:line="259" w:lineRule="auto"/>
      </w:pPr>
      <w:r w:rsidRPr="001B5578">
        <w:rPr>
          <w:noProof/>
        </w:rPr>
        <w:drawing>
          <wp:inline distT="0" distB="0" distL="0" distR="0" wp14:anchorId="51C37C3C" wp14:editId="3D8FBBDC">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14:paraId="4AD95C88" w14:textId="7A68EBA7" w:rsidR="1D269D40" w:rsidRPr="001B5578" w:rsidRDefault="1D269D40" w:rsidP="4AC69D9D">
      <w:pPr>
        <w:pStyle w:val="Heading2"/>
        <w:spacing w:line="259" w:lineRule="auto"/>
      </w:pPr>
      <w:bookmarkStart w:id="18" w:name="_Toc201121269"/>
      <w:r w:rsidRPr="001B5578">
        <w:t>OpenStreetMap Tags Mapping</w:t>
      </w:r>
      <w:bookmarkEnd w:id="18"/>
    </w:p>
    <w:p w14:paraId="2DC1BC73" w14:textId="5EDBC1A0" w:rsidR="1D269D40" w:rsidRPr="001B5578" w:rsidRDefault="1D269D40" w:rsidP="4AC69D9D">
      <w:pPr>
        <w:rPr>
          <w:color w:val="000000" w:themeColor="text1"/>
          <w:sz w:val="22"/>
          <w:szCs w:val="22"/>
        </w:rPr>
      </w:pPr>
      <w:r w:rsidRPr="001B5578">
        <w:rPr>
          <w:color w:val="000000" w:themeColor="text1"/>
          <w:sz w:val="22"/>
          <w:szCs w:val="22"/>
        </w:rPr>
        <w:t xml:space="preserve">This section provides a </w:t>
      </w:r>
      <w:r w:rsidR="6E61F1E0" w:rsidRPr="001B5578">
        <w:rPr>
          <w:color w:val="000000" w:themeColor="text1"/>
          <w:sz w:val="22"/>
          <w:szCs w:val="22"/>
        </w:rPr>
        <w:t xml:space="preserve">brief </w:t>
      </w:r>
      <w:r w:rsidRPr="001B5578">
        <w:rPr>
          <w:color w:val="000000" w:themeColor="text1"/>
          <w:sz w:val="22"/>
          <w:szCs w:val="22"/>
        </w:rPr>
        <w:t xml:space="preserve">summary of how the tags used in OpenStreetMap were mapped into </w:t>
      </w:r>
      <w:r w:rsidR="30925A13" w:rsidRPr="001B5578">
        <w:rPr>
          <w:color w:val="000000" w:themeColor="text1"/>
          <w:sz w:val="22"/>
          <w:szCs w:val="22"/>
        </w:rPr>
        <w:t>the ontology used in the City Digital Twin.</w:t>
      </w:r>
    </w:p>
    <w:p w14:paraId="4D726E90" w14:textId="4BA756C7" w:rsidR="4AC69D9D" w:rsidRPr="001B5578" w:rsidRDefault="4AC69D9D" w:rsidP="4AC69D9D">
      <w:pPr>
        <w:rPr>
          <w:color w:val="000000" w:themeColor="text1"/>
          <w:sz w:val="22"/>
          <w:szCs w:val="22"/>
        </w:rPr>
      </w:pPr>
    </w:p>
    <w:tbl>
      <w:tblPr>
        <w:tblStyle w:val="TableGrid"/>
        <w:tblW w:w="0" w:type="auto"/>
        <w:tblLayout w:type="fixed"/>
        <w:tblLook w:val="06A0" w:firstRow="1" w:lastRow="0" w:firstColumn="1" w:lastColumn="0" w:noHBand="1" w:noVBand="1"/>
      </w:tblPr>
      <w:tblGrid>
        <w:gridCol w:w="3120"/>
        <w:gridCol w:w="3120"/>
        <w:gridCol w:w="3120"/>
      </w:tblGrid>
      <w:tr w:rsidR="4AC69D9D" w:rsidRPr="001B5578" w14:paraId="236470DD" w14:textId="77777777" w:rsidTr="295C87C8">
        <w:trPr>
          <w:trHeight w:val="300"/>
        </w:trPr>
        <w:tc>
          <w:tcPr>
            <w:tcW w:w="3120" w:type="dxa"/>
            <w:shd w:val="clear" w:color="auto" w:fill="4C94D8" w:themeFill="text2" w:themeFillTint="80"/>
          </w:tcPr>
          <w:p w14:paraId="02E39CEF" w14:textId="16BDBC5D" w:rsidR="0DF378A3" w:rsidRPr="001B5578" w:rsidRDefault="0DF378A3" w:rsidP="4AC69D9D">
            <w:pPr>
              <w:rPr>
                <w:color w:val="FFFFFF" w:themeColor="background1"/>
                <w:sz w:val="22"/>
                <w:szCs w:val="22"/>
              </w:rPr>
            </w:pPr>
            <w:r w:rsidRPr="001B5578">
              <w:rPr>
                <w:color w:val="FFFFFF" w:themeColor="background1"/>
                <w:sz w:val="22"/>
                <w:szCs w:val="22"/>
              </w:rPr>
              <w:t>OpenStreetMap Tag</w:t>
            </w:r>
          </w:p>
        </w:tc>
        <w:tc>
          <w:tcPr>
            <w:tcW w:w="3120" w:type="dxa"/>
            <w:shd w:val="clear" w:color="auto" w:fill="4C94D8" w:themeFill="text2" w:themeFillTint="80"/>
          </w:tcPr>
          <w:p w14:paraId="2CA3E862" w14:textId="0BF2670E" w:rsidR="5FEC03AE" w:rsidRPr="001B5578" w:rsidRDefault="5FEC03AE" w:rsidP="4AC69D9D">
            <w:pPr>
              <w:rPr>
                <w:color w:val="FFFFFF" w:themeColor="background1"/>
                <w:sz w:val="22"/>
                <w:szCs w:val="22"/>
              </w:rPr>
            </w:pPr>
            <w:r w:rsidRPr="001B5578">
              <w:rPr>
                <w:color w:val="FFFFFF" w:themeColor="background1"/>
                <w:sz w:val="22"/>
                <w:szCs w:val="22"/>
              </w:rPr>
              <w:t xml:space="preserve">OpenStreetMap </w:t>
            </w:r>
            <w:r w:rsidR="0DF378A3" w:rsidRPr="001B5578">
              <w:rPr>
                <w:color w:val="FFFFFF" w:themeColor="background1"/>
                <w:sz w:val="22"/>
                <w:szCs w:val="22"/>
              </w:rPr>
              <w:t>Description</w:t>
            </w:r>
          </w:p>
        </w:tc>
        <w:tc>
          <w:tcPr>
            <w:tcW w:w="3120" w:type="dxa"/>
            <w:shd w:val="clear" w:color="auto" w:fill="4C94D8" w:themeFill="text2" w:themeFillTint="80"/>
          </w:tcPr>
          <w:p w14:paraId="7E2BF110" w14:textId="362688E0" w:rsidR="0DF378A3" w:rsidRPr="001B5578" w:rsidRDefault="0DF378A3" w:rsidP="4AC69D9D">
            <w:pPr>
              <w:rPr>
                <w:color w:val="FFFFFF" w:themeColor="background1"/>
                <w:sz w:val="22"/>
                <w:szCs w:val="22"/>
              </w:rPr>
            </w:pPr>
            <w:r w:rsidRPr="001B5578">
              <w:rPr>
                <w:color w:val="FFFFFF" w:themeColor="background1"/>
                <w:sz w:val="22"/>
                <w:szCs w:val="22"/>
              </w:rPr>
              <w:t>CDT Equivalent</w:t>
            </w:r>
          </w:p>
        </w:tc>
      </w:tr>
      <w:tr w:rsidR="4AC69D9D" w:rsidRPr="001B5578" w14:paraId="53CF1AA3" w14:textId="77777777" w:rsidTr="295C87C8">
        <w:trPr>
          <w:trHeight w:val="300"/>
        </w:trPr>
        <w:tc>
          <w:tcPr>
            <w:tcW w:w="3120" w:type="dxa"/>
          </w:tcPr>
          <w:p w14:paraId="6DD5D12B" w14:textId="064350D9" w:rsidR="3D251BA6" w:rsidRPr="001B5578" w:rsidRDefault="3D251BA6" w:rsidP="4AC69D9D">
            <w:pPr>
              <w:rPr>
                <w:color w:val="000000" w:themeColor="text1"/>
                <w:sz w:val="22"/>
                <w:szCs w:val="22"/>
              </w:rPr>
            </w:pPr>
            <w:r w:rsidRPr="001B5578">
              <w:rPr>
                <w:color w:val="000000" w:themeColor="text1"/>
                <w:sz w:val="22"/>
                <w:szCs w:val="22"/>
              </w:rPr>
              <w:t>name</w:t>
            </w:r>
          </w:p>
        </w:tc>
        <w:tc>
          <w:tcPr>
            <w:tcW w:w="3120" w:type="dxa"/>
          </w:tcPr>
          <w:p w14:paraId="741934CF" w14:textId="32C80F0E" w:rsidR="3D251BA6" w:rsidRPr="001B5578" w:rsidRDefault="3D251BA6">
            <w:r w:rsidRPr="001B5578">
              <w:rPr>
                <w:rFonts w:ascii="Aptos" w:eastAsia="Aptos" w:hAnsi="Aptos" w:cs="Aptos"/>
                <w:color w:val="252525"/>
                <w:sz w:val="21"/>
                <w:szCs w:val="21"/>
              </w:rPr>
              <w:t xml:space="preserve">The primary name: in general, the most prominent signposted name or the most common name in the local language(s). </w:t>
            </w:r>
            <w:r w:rsidRPr="001B5578">
              <w:rPr>
                <w:rFonts w:ascii="Aptos" w:eastAsia="Aptos" w:hAnsi="Aptos" w:cs="Aptos"/>
                <w:sz w:val="22"/>
                <w:szCs w:val="22"/>
              </w:rPr>
              <w:t xml:space="preserve"> </w:t>
            </w:r>
          </w:p>
        </w:tc>
        <w:tc>
          <w:tcPr>
            <w:tcW w:w="3120" w:type="dxa"/>
          </w:tcPr>
          <w:p w14:paraId="78830FC2" w14:textId="1CB10617" w:rsidR="3D251BA6" w:rsidRPr="001B5578" w:rsidRDefault="3D251BA6" w:rsidP="4AC69D9D">
            <w:pPr>
              <w:rPr>
                <w:color w:val="000000" w:themeColor="text1"/>
                <w:sz w:val="22"/>
                <w:szCs w:val="22"/>
              </w:rPr>
            </w:pPr>
            <w:r w:rsidRPr="001B5578">
              <w:rPr>
                <w:color w:val="000000" w:themeColor="text1"/>
                <w:sz w:val="22"/>
                <w:szCs w:val="22"/>
              </w:rPr>
              <w:t>genprop:hasName</w:t>
            </w:r>
          </w:p>
        </w:tc>
      </w:tr>
      <w:tr w:rsidR="4AC69D9D" w:rsidRPr="001B5578" w14:paraId="69573F44" w14:textId="77777777" w:rsidTr="295C87C8">
        <w:trPr>
          <w:trHeight w:val="300"/>
        </w:trPr>
        <w:tc>
          <w:tcPr>
            <w:tcW w:w="3120" w:type="dxa"/>
          </w:tcPr>
          <w:p w14:paraId="2416D11A" w14:textId="0AFAC1CC" w:rsidR="3AE55875" w:rsidRPr="001B5578" w:rsidRDefault="3AE55875" w:rsidP="4AC69D9D">
            <w:pPr>
              <w:rPr>
                <w:color w:val="000000" w:themeColor="text1"/>
                <w:sz w:val="22"/>
                <w:szCs w:val="22"/>
              </w:rPr>
            </w:pPr>
            <w:r w:rsidRPr="001B5578">
              <w:rPr>
                <w:color w:val="000000" w:themeColor="text1"/>
                <w:sz w:val="22"/>
                <w:szCs w:val="22"/>
              </w:rPr>
              <w:t>id</w:t>
            </w:r>
          </w:p>
        </w:tc>
        <w:tc>
          <w:tcPr>
            <w:tcW w:w="3120" w:type="dxa"/>
          </w:tcPr>
          <w:p w14:paraId="25D3D3A5" w14:textId="6F1B049C" w:rsidR="3AE55875" w:rsidRPr="001B5578" w:rsidRDefault="3AE55875" w:rsidP="4AC69D9D">
            <w:pPr>
              <w:rPr>
                <w:rFonts w:ascii="Aptos" w:eastAsia="Aptos" w:hAnsi="Aptos" w:cs="Aptos"/>
                <w:color w:val="252525"/>
                <w:sz w:val="21"/>
                <w:szCs w:val="21"/>
              </w:rPr>
            </w:pPr>
            <w:r w:rsidRPr="001B5578">
              <w:rPr>
                <w:rFonts w:ascii="Aptos" w:eastAsia="Aptos" w:hAnsi="Aptos" w:cs="Aptos"/>
                <w:color w:val="252525"/>
                <w:sz w:val="21"/>
                <w:szCs w:val="21"/>
              </w:rPr>
              <w:t xml:space="preserve">OSM ID is a numerical identifier that is assigned to every element in the OpenStreetMap (OSM) database. </w:t>
            </w:r>
          </w:p>
        </w:tc>
        <w:tc>
          <w:tcPr>
            <w:tcW w:w="3120" w:type="dxa"/>
          </w:tcPr>
          <w:p w14:paraId="76F7BA73" w14:textId="6A4E010E" w:rsidR="3AE55875" w:rsidRPr="001B5578" w:rsidRDefault="3AE55875" w:rsidP="4AC69D9D">
            <w:pPr>
              <w:rPr>
                <w:color w:val="000000" w:themeColor="text1"/>
                <w:sz w:val="22"/>
                <w:szCs w:val="22"/>
              </w:rPr>
            </w:pPr>
            <w:r w:rsidRPr="001B5578">
              <w:rPr>
                <w:color w:val="000000" w:themeColor="text1"/>
                <w:sz w:val="22"/>
                <w:szCs w:val="22"/>
              </w:rPr>
              <w:t>cdt:osmID</w:t>
            </w:r>
          </w:p>
        </w:tc>
      </w:tr>
      <w:tr w:rsidR="4AC69D9D" w:rsidRPr="001B5578" w14:paraId="645DA22A" w14:textId="77777777" w:rsidTr="295C87C8">
        <w:trPr>
          <w:trHeight w:val="300"/>
        </w:trPr>
        <w:tc>
          <w:tcPr>
            <w:tcW w:w="3120" w:type="dxa"/>
          </w:tcPr>
          <w:p w14:paraId="74C990F0" w14:textId="47A35B77" w:rsidR="761EC0F2" w:rsidRPr="001B5578" w:rsidRDefault="761EC0F2" w:rsidP="4AC69D9D">
            <w:pPr>
              <w:rPr>
                <w:color w:val="000000" w:themeColor="text1"/>
                <w:sz w:val="22"/>
                <w:szCs w:val="22"/>
              </w:rPr>
            </w:pPr>
            <w:r w:rsidRPr="001B5578">
              <w:rPr>
                <w:color w:val="000000" w:themeColor="text1"/>
                <w:sz w:val="22"/>
                <w:szCs w:val="22"/>
              </w:rPr>
              <w:t>addr:street</w:t>
            </w:r>
          </w:p>
        </w:tc>
        <w:tc>
          <w:tcPr>
            <w:tcW w:w="3120" w:type="dxa"/>
          </w:tcPr>
          <w:p w14:paraId="773CE2F6" w14:textId="3D0E6AD4" w:rsidR="761EC0F2" w:rsidRPr="001B5578" w:rsidRDefault="761EC0F2" w:rsidP="4AC69D9D">
            <w:pPr>
              <w:rPr>
                <w:rFonts w:ascii="Aptos" w:eastAsia="Aptos" w:hAnsi="Aptos" w:cs="Aptos"/>
                <w:sz w:val="22"/>
                <w:szCs w:val="22"/>
              </w:rPr>
            </w:pPr>
            <w:r w:rsidRPr="001B5578">
              <w:rPr>
                <w:rFonts w:ascii="Aptos" w:eastAsia="Aptos" w:hAnsi="Aptos" w:cs="Aptos"/>
                <w:color w:val="252525"/>
                <w:sz w:val="21"/>
                <w:szCs w:val="21"/>
              </w:rPr>
              <w:t>The street name that this address is (and any others in this location are) grouped by. This street name should match that of a nearby road, track or path.</w:t>
            </w:r>
          </w:p>
        </w:tc>
        <w:tc>
          <w:tcPr>
            <w:tcW w:w="3120" w:type="dxa"/>
          </w:tcPr>
          <w:p w14:paraId="754646BD" w14:textId="69A67182" w:rsidR="4F1D9032" w:rsidRPr="001B5578" w:rsidRDefault="35609AAD" w:rsidP="4AC69D9D">
            <w:pPr>
              <w:rPr>
                <w:color w:val="000000" w:themeColor="text1"/>
                <w:sz w:val="22"/>
                <w:szCs w:val="22"/>
              </w:rPr>
            </w:pPr>
            <w:r w:rsidRPr="001B5578">
              <w:rPr>
                <w:color w:val="000000" w:themeColor="text1"/>
                <w:sz w:val="22"/>
                <w:szCs w:val="22"/>
              </w:rPr>
              <w:t>c</w:t>
            </w:r>
            <w:r w:rsidR="4F1D9032" w:rsidRPr="001B5578">
              <w:rPr>
                <w:color w:val="000000" w:themeColor="text1"/>
                <w:sz w:val="22"/>
                <w:szCs w:val="22"/>
              </w:rPr>
              <w:t>ontact</w:t>
            </w:r>
            <w:r w:rsidR="5D7CFAF0" w:rsidRPr="001B5578">
              <w:rPr>
                <w:color w:val="000000" w:themeColor="text1"/>
                <w:sz w:val="22"/>
                <w:szCs w:val="22"/>
              </w:rPr>
              <w:t>:</w:t>
            </w:r>
            <w:r w:rsidR="4F1D9032" w:rsidRPr="001B5578">
              <w:rPr>
                <w:color w:val="000000" w:themeColor="text1"/>
                <w:sz w:val="22"/>
                <w:szCs w:val="22"/>
              </w:rPr>
              <w:t>hasStreet (street name)</w:t>
            </w:r>
          </w:p>
          <w:p w14:paraId="715D7A0C" w14:textId="49C2399C" w:rsidR="4F1D9032" w:rsidRPr="001B5578" w:rsidRDefault="52D150EB" w:rsidP="4AC69D9D">
            <w:pPr>
              <w:rPr>
                <w:color w:val="000000" w:themeColor="text1"/>
                <w:sz w:val="22"/>
                <w:szCs w:val="22"/>
              </w:rPr>
            </w:pPr>
            <w:r w:rsidRPr="001B5578">
              <w:rPr>
                <w:color w:val="000000" w:themeColor="text1"/>
                <w:sz w:val="22"/>
                <w:szCs w:val="22"/>
              </w:rPr>
              <w:t>c</w:t>
            </w:r>
            <w:r w:rsidR="4F1D9032" w:rsidRPr="001B5578">
              <w:rPr>
                <w:color w:val="000000" w:themeColor="text1"/>
                <w:sz w:val="22"/>
                <w:szCs w:val="22"/>
              </w:rPr>
              <w:t>ontact</w:t>
            </w:r>
            <w:r w:rsidR="42AB435E" w:rsidRPr="001B5578">
              <w:rPr>
                <w:color w:val="000000" w:themeColor="text1"/>
                <w:sz w:val="22"/>
                <w:szCs w:val="22"/>
              </w:rPr>
              <w:t>:</w:t>
            </w:r>
            <w:r w:rsidR="4F1D9032" w:rsidRPr="001B5578">
              <w:rPr>
                <w:color w:val="000000" w:themeColor="text1"/>
                <w:sz w:val="22"/>
                <w:szCs w:val="22"/>
              </w:rPr>
              <w:t>hasStreetType (street type)</w:t>
            </w:r>
          </w:p>
          <w:p w14:paraId="5298A1A3" w14:textId="086D6512" w:rsidR="4F1D9032" w:rsidRPr="001B5578" w:rsidRDefault="12B1ED43" w:rsidP="4AC69D9D">
            <w:pPr>
              <w:rPr>
                <w:color w:val="000000" w:themeColor="text1"/>
                <w:sz w:val="22"/>
                <w:szCs w:val="22"/>
              </w:rPr>
            </w:pPr>
            <w:r w:rsidRPr="001B5578">
              <w:rPr>
                <w:color w:val="000000" w:themeColor="text1"/>
                <w:sz w:val="22"/>
                <w:szCs w:val="22"/>
              </w:rPr>
              <w:t>c</w:t>
            </w:r>
            <w:r w:rsidR="4F1D9032" w:rsidRPr="001B5578">
              <w:rPr>
                <w:color w:val="000000" w:themeColor="text1"/>
                <w:sz w:val="22"/>
                <w:szCs w:val="22"/>
              </w:rPr>
              <w:t>ontact</w:t>
            </w:r>
            <w:r w:rsidR="03B8F9E0" w:rsidRPr="001B5578">
              <w:rPr>
                <w:color w:val="000000" w:themeColor="text1"/>
                <w:sz w:val="22"/>
                <w:szCs w:val="22"/>
              </w:rPr>
              <w:t>:</w:t>
            </w:r>
            <w:r w:rsidR="4F1D9032" w:rsidRPr="001B5578">
              <w:rPr>
                <w:color w:val="000000" w:themeColor="text1"/>
                <w:sz w:val="22"/>
                <w:szCs w:val="22"/>
              </w:rPr>
              <w:t>hasStreetDirection(street direction</w:t>
            </w:r>
          </w:p>
        </w:tc>
      </w:tr>
      <w:tr w:rsidR="4AC69D9D" w:rsidRPr="001B5578" w14:paraId="11BB9E4D" w14:textId="77777777" w:rsidTr="295C87C8">
        <w:trPr>
          <w:trHeight w:val="300"/>
        </w:trPr>
        <w:tc>
          <w:tcPr>
            <w:tcW w:w="3120" w:type="dxa"/>
          </w:tcPr>
          <w:p w14:paraId="7E4548B7" w14:textId="406F7E5B" w:rsidR="2DD8C6F2" w:rsidRPr="001B5578" w:rsidRDefault="2DD8C6F2" w:rsidP="4AC69D9D">
            <w:pPr>
              <w:rPr>
                <w:color w:val="000000" w:themeColor="text1"/>
                <w:sz w:val="22"/>
                <w:szCs w:val="22"/>
              </w:rPr>
            </w:pPr>
            <w:r w:rsidRPr="001B5578">
              <w:rPr>
                <w:color w:val="000000" w:themeColor="text1"/>
                <w:sz w:val="22"/>
                <w:szCs w:val="22"/>
              </w:rPr>
              <w:t>a</w:t>
            </w:r>
            <w:r w:rsidR="4F1D9032" w:rsidRPr="001B5578">
              <w:rPr>
                <w:color w:val="000000" w:themeColor="text1"/>
                <w:sz w:val="22"/>
                <w:szCs w:val="22"/>
              </w:rPr>
              <w:t>ddr:housenumber</w:t>
            </w:r>
          </w:p>
        </w:tc>
        <w:tc>
          <w:tcPr>
            <w:tcW w:w="3120" w:type="dxa"/>
          </w:tcPr>
          <w:p w14:paraId="283A040A" w14:textId="31DA5233" w:rsidR="01F682E8" w:rsidRPr="001B5578" w:rsidRDefault="01F682E8" w:rsidP="4AC69D9D">
            <w:pPr>
              <w:rPr>
                <w:rFonts w:ascii="Aptos" w:eastAsia="Aptos" w:hAnsi="Aptos" w:cs="Aptos"/>
                <w:sz w:val="22"/>
                <w:szCs w:val="22"/>
              </w:rPr>
            </w:pPr>
            <w:r w:rsidRPr="001B5578">
              <w:rPr>
                <w:rFonts w:ascii="Aptos" w:eastAsia="Aptos" w:hAnsi="Aptos" w:cs="Aptos"/>
                <w:color w:val="252525"/>
                <w:sz w:val="21"/>
                <w:szCs w:val="21"/>
              </w:rPr>
              <w:t>The house (or building) number that is included in the address. The number may contain non-digits and if recording multiple house numbers separate them by "," (e.g. "12b,12c").</w:t>
            </w:r>
          </w:p>
        </w:tc>
        <w:tc>
          <w:tcPr>
            <w:tcW w:w="3120" w:type="dxa"/>
          </w:tcPr>
          <w:p w14:paraId="014A47AF" w14:textId="3DC3B591" w:rsidR="4C194C34" w:rsidRPr="001B5578" w:rsidRDefault="6DBFD837" w:rsidP="4AC69D9D">
            <w:pPr>
              <w:rPr>
                <w:color w:val="000000" w:themeColor="text1"/>
                <w:sz w:val="22"/>
                <w:szCs w:val="22"/>
              </w:rPr>
            </w:pPr>
            <w:r w:rsidRPr="001B5578">
              <w:rPr>
                <w:color w:val="000000" w:themeColor="text1"/>
                <w:sz w:val="22"/>
                <w:szCs w:val="22"/>
              </w:rPr>
              <w:t>c</w:t>
            </w:r>
            <w:r w:rsidR="4C194C34" w:rsidRPr="001B5578">
              <w:rPr>
                <w:color w:val="000000" w:themeColor="text1"/>
                <w:sz w:val="22"/>
                <w:szCs w:val="22"/>
              </w:rPr>
              <w:t>ontact</w:t>
            </w:r>
            <w:r w:rsidR="34D58FC4" w:rsidRPr="001B5578">
              <w:rPr>
                <w:color w:val="000000" w:themeColor="text1"/>
                <w:sz w:val="22"/>
                <w:szCs w:val="22"/>
              </w:rPr>
              <w:t>:</w:t>
            </w:r>
            <w:r w:rsidR="4C194C34" w:rsidRPr="001B5578">
              <w:rPr>
                <w:color w:val="000000" w:themeColor="text1"/>
                <w:sz w:val="22"/>
                <w:szCs w:val="22"/>
              </w:rPr>
              <w:t>hasStreetNumber</w:t>
            </w:r>
          </w:p>
        </w:tc>
      </w:tr>
      <w:tr w:rsidR="4AC69D9D" w:rsidRPr="001B5578" w14:paraId="79572FD6" w14:textId="77777777" w:rsidTr="295C87C8">
        <w:trPr>
          <w:trHeight w:val="300"/>
        </w:trPr>
        <w:tc>
          <w:tcPr>
            <w:tcW w:w="3120" w:type="dxa"/>
          </w:tcPr>
          <w:p w14:paraId="568ACB24" w14:textId="4C2C259E" w:rsidR="4C194C34" w:rsidRPr="001B5578" w:rsidRDefault="4C194C34" w:rsidP="4AC69D9D">
            <w:pPr>
              <w:rPr>
                <w:color w:val="000000" w:themeColor="text1"/>
                <w:sz w:val="22"/>
                <w:szCs w:val="22"/>
              </w:rPr>
            </w:pPr>
            <w:r w:rsidRPr="001B5578">
              <w:rPr>
                <w:color w:val="000000" w:themeColor="text1"/>
                <w:sz w:val="22"/>
                <w:szCs w:val="22"/>
              </w:rPr>
              <w:t>addr:postcode</w:t>
            </w:r>
          </w:p>
        </w:tc>
        <w:tc>
          <w:tcPr>
            <w:tcW w:w="3120" w:type="dxa"/>
          </w:tcPr>
          <w:p w14:paraId="13526F09" w14:textId="73F2AF43" w:rsidR="4C194C34" w:rsidRPr="001B5578" w:rsidRDefault="4C194C34" w:rsidP="4AC69D9D">
            <w:pPr>
              <w:rPr>
                <w:rFonts w:ascii="Aptos" w:eastAsia="Aptos" w:hAnsi="Aptos" w:cs="Aptos"/>
                <w:sz w:val="21"/>
                <w:szCs w:val="21"/>
              </w:rPr>
            </w:pPr>
            <w:r w:rsidRPr="001B5578">
              <w:rPr>
                <w:rFonts w:ascii="Aptos" w:eastAsia="Aptos" w:hAnsi="Aptos" w:cs="Aptos"/>
                <w:color w:val="252525"/>
                <w:sz w:val="21"/>
                <w:szCs w:val="21"/>
              </w:rPr>
              <w:t>The postal code / zip code that is included in the address.</w:t>
            </w:r>
          </w:p>
        </w:tc>
        <w:tc>
          <w:tcPr>
            <w:tcW w:w="3120" w:type="dxa"/>
          </w:tcPr>
          <w:p w14:paraId="5588EC97" w14:textId="2B5C5C96" w:rsidR="4C194C34" w:rsidRPr="001B5578" w:rsidRDefault="4A6DC0D1" w:rsidP="4AC69D9D">
            <w:pPr>
              <w:rPr>
                <w:color w:val="000000" w:themeColor="text1"/>
                <w:sz w:val="22"/>
                <w:szCs w:val="22"/>
              </w:rPr>
            </w:pPr>
            <w:r w:rsidRPr="001B5578">
              <w:rPr>
                <w:color w:val="000000" w:themeColor="text1"/>
                <w:sz w:val="22"/>
                <w:szCs w:val="22"/>
              </w:rPr>
              <w:t>c</w:t>
            </w:r>
            <w:r w:rsidR="4C194C34" w:rsidRPr="001B5578">
              <w:rPr>
                <w:color w:val="000000" w:themeColor="text1"/>
                <w:sz w:val="22"/>
                <w:szCs w:val="22"/>
              </w:rPr>
              <w:t>ontact</w:t>
            </w:r>
            <w:r w:rsidR="2F527D9C" w:rsidRPr="001B5578">
              <w:rPr>
                <w:color w:val="000000" w:themeColor="text1"/>
                <w:sz w:val="22"/>
                <w:szCs w:val="22"/>
              </w:rPr>
              <w:t>:</w:t>
            </w:r>
            <w:r w:rsidR="4C194C34" w:rsidRPr="001B5578">
              <w:rPr>
                <w:color w:val="000000" w:themeColor="text1"/>
                <w:sz w:val="22"/>
                <w:szCs w:val="22"/>
              </w:rPr>
              <w:t>hasPostalCode</w:t>
            </w:r>
          </w:p>
        </w:tc>
      </w:tr>
      <w:tr w:rsidR="77377703" w:rsidRPr="001B5578" w14:paraId="721BDD41" w14:textId="77777777" w:rsidTr="295C87C8">
        <w:trPr>
          <w:trHeight w:val="300"/>
        </w:trPr>
        <w:tc>
          <w:tcPr>
            <w:tcW w:w="3120" w:type="dxa"/>
          </w:tcPr>
          <w:p w14:paraId="04DE6F9C" w14:textId="22FB6463" w:rsidR="3A6DE1F0" w:rsidRPr="001B5578" w:rsidRDefault="3A6DE1F0" w:rsidP="77377703">
            <w:pPr>
              <w:rPr>
                <w:color w:val="000000" w:themeColor="text1"/>
                <w:sz w:val="22"/>
                <w:szCs w:val="22"/>
              </w:rPr>
            </w:pPr>
            <w:r w:rsidRPr="001B5578">
              <w:rPr>
                <w:color w:val="000000" w:themeColor="text1"/>
                <w:sz w:val="22"/>
                <w:szCs w:val="22"/>
              </w:rPr>
              <w:t>operator</w:t>
            </w:r>
          </w:p>
        </w:tc>
        <w:tc>
          <w:tcPr>
            <w:tcW w:w="3120" w:type="dxa"/>
          </w:tcPr>
          <w:p w14:paraId="7FD0E7FE" w14:textId="3BA43EA9" w:rsidR="3A6DE1F0" w:rsidRPr="001B5578" w:rsidRDefault="3A6DE1F0" w:rsidP="77377703">
            <w:pPr>
              <w:rPr>
                <w:rFonts w:ascii="Aptos" w:eastAsia="Aptos" w:hAnsi="Aptos" w:cs="Aptos"/>
                <w:color w:val="252525"/>
                <w:sz w:val="21"/>
                <w:szCs w:val="21"/>
              </w:rPr>
            </w:pPr>
            <w:r w:rsidRPr="001B5578">
              <w:rPr>
                <w:rFonts w:ascii="Aptos" w:eastAsia="Aptos" w:hAnsi="Aptos" w:cs="Aptos"/>
                <w:color w:val="252525"/>
                <w:sz w:val="21"/>
                <w:szCs w:val="21"/>
              </w:rPr>
              <w:t>Сompany, corporation, person or any other entity who is directly in charge of the current operation of a map object</w:t>
            </w:r>
          </w:p>
        </w:tc>
        <w:tc>
          <w:tcPr>
            <w:tcW w:w="3120" w:type="dxa"/>
          </w:tcPr>
          <w:p w14:paraId="4D7155CF" w14:textId="0C542C6D" w:rsidR="360AE456" w:rsidRPr="001B5578" w:rsidRDefault="360AE456" w:rsidP="77377703">
            <w:pPr>
              <w:rPr>
                <w:color w:val="000000" w:themeColor="text1"/>
                <w:sz w:val="22"/>
                <w:szCs w:val="22"/>
              </w:rPr>
            </w:pPr>
            <w:r w:rsidRPr="001B5578">
              <w:rPr>
                <w:color w:val="000000" w:themeColor="text1"/>
                <w:sz w:val="22"/>
                <w:szCs w:val="22"/>
              </w:rPr>
              <w:t>c</w:t>
            </w:r>
            <w:r w:rsidR="3A6DE1F0" w:rsidRPr="001B5578">
              <w:rPr>
                <w:color w:val="000000" w:themeColor="text1"/>
                <w:sz w:val="22"/>
                <w:szCs w:val="22"/>
              </w:rPr>
              <w:t>dt</w:t>
            </w:r>
            <w:r w:rsidR="37AA6B37" w:rsidRPr="001B5578">
              <w:rPr>
                <w:color w:val="000000" w:themeColor="text1"/>
                <w:sz w:val="22"/>
                <w:szCs w:val="22"/>
              </w:rPr>
              <w:t>:operator</w:t>
            </w:r>
          </w:p>
        </w:tc>
      </w:tr>
      <w:tr w:rsidR="77377703" w:rsidRPr="001B5578" w14:paraId="6A7A7915" w14:textId="77777777" w:rsidTr="295C87C8">
        <w:trPr>
          <w:trHeight w:val="300"/>
        </w:trPr>
        <w:tc>
          <w:tcPr>
            <w:tcW w:w="3120" w:type="dxa"/>
          </w:tcPr>
          <w:p w14:paraId="4A4CEC3D" w14:textId="26FBC863" w:rsidR="0C6C4CFD" w:rsidRPr="001B5578" w:rsidRDefault="0C6C4CFD" w:rsidP="77377703">
            <w:pPr>
              <w:rPr>
                <w:color w:val="000000" w:themeColor="text1"/>
                <w:sz w:val="22"/>
                <w:szCs w:val="22"/>
              </w:rPr>
            </w:pPr>
            <w:r w:rsidRPr="001B5578">
              <w:rPr>
                <w:color w:val="000000" w:themeColor="text1"/>
                <w:sz w:val="22"/>
                <w:szCs w:val="22"/>
              </w:rPr>
              <w:t>operator:type</w:t>
            </w:r>
          </w:p>
        </w:tc>
        <w:tc>
          <w:tcPr>
            <w:tcW w:w="3120" w:type="dxa"/>
          </w:tcPr>
          <w:p w14:paraId="094F5223" w14:textId="3D98FB8F" w:rsidR="0C6C4CFD" w:rsidRPr="001B5578" w:rsidRDefault="0C6C4CFD" w:rsidP="41BAC752">
            <w:pPr>
              <w:rPr>
                <w:rFonts w:ascii="Aptos" w:eastAsia="Aptos" w:hAnsi="Aptos" w:cs="Aptos"/>
                <w:color w:val="252525"/>
                <w:sz w:val="21"/>
                <w:szCs w:val="21"/>
              </w:rPr>
            </w:pPr>
            <w:r w:rsidRPr="001B5578">
              <w:rPr>
                <w:rFonts w:ascii="Aptos" w:eastAsia="Aptos" w:hAnsi="Aptos" w:cs="Aptos"/>
                <w:color w:val="252525"/>
                <w:sz w:val="21"/>
                <w:szCs w:val="21"/>
              </w:rPr>
              <w:t xml:space="preserve">Defines the type of operator, </w:t>
            </w:r>
            <w:r w:rsidR="18D83D10" w:rsidRPr="001B5578">
              <w:rPr>
                <w:rFonts w:ascii="Aptos" w:eastAsia="Aptos" w:hAnsi="Aptos" w:cs="Aptos"/>
                <w:color w:val="252525"/>
                <w:sz w:val="21"/>
                <w:szCs w:val="21"/>
              </w:rPr>
              <w:t>e.g.</w:t>
            </w:r>
            <w:r w:rsidRPr="001B5578">
              <w:rPr>
                <w:rFonts w:ascii="Aptos" w:eastAsia="Aptos" w:hAnsi="Aptos" w:cs="Aptos"/>
                <w:color w:val="252525"/>
                <w:sz w:val="21"/>
                <w:szCs w:val="21"/>
              </w:rPr>
              <w:t xml:space="preserve"> "public", "private", "government"</w:t>
            </w:r>
          </w:p>
        </w:tc>
        <w:tc>
          <w:tcPr>
            <w:tcW w:w="3120" w:type="dxa"/>
          </w:tcPr>
          <w:p w14:paraId="501986BB" w14:textId="37781DAA" w:rsidR="0C6C4CFD" w:rsidRPr="001B5578" w:rsidRDefault="0C6C4CFD" w:rsidP="41BAC752">
            <w:pPr>
              <w:rPr>
                <w:color w:val="000000" w:themeColor="text1"/>
                <w:sz w:val="22"/>
                <w:szCs w:val="22"/>
              </w:rPr>
            </w:pPr>
            <w:r w:rsidRPr="001B5578">
              <w:rPr>
                <w:color w:val="000000" w:themeColor="text1"/>
                <w:sz w:val="22"/>
                <w:szCs w:val="22"/>
              </w:rPr>
              <w:t xml:space="preserve">cdt:operatorType </w:t>
            </w:r>
          </w:p>
          <w:p w14:paraId="01170C69" w14:textId="347880A1" w:rsidR="0C6C4CFD" w:rsidRPr="001B5578" w:rsidRDefault="0C6C4CFD" w:rsidP="41BAC752">
            <w:pPr>
              <w:rPr>
                <w:color w:val="000000" w:themeColor="text1"/>
                <w:sz w:val="22"/>
                <w:szCs w:val="22"/>
              </w:rPr>
            </w:pPr>
          </w:p>
          <w:p w14:paraId="20850146" w14:textId="32597DFF" w:rsidR="0C6C4CFD" w:rsidRPr="001B5578" w:rsidRDefault="3F3AF95F" w:rsidP="77377703">
            <w:pPr>
              <w:rPr>
                <w:color w:val="000000" w:themeColor="text1"/>
                <w:sz w:val="22"/>
                <w:szCs w:val="22"/>
              </w:rPr>
            </w:pPr>
            <w:r w:rsidRPr="001B5578">
              <w:rPr>
                <w:color w:val="000000" w:themeColor="text1"/>
                <w:sz w:val="22"/>
                <w:szCs w:val="22"/>
              </w:rPr>
              <w:t>gcie:hasOwnership (for schools)</w:t>
            </w:r>
          </w:p>
        </w:tc>
      </w:tr>
      <w:tr w:rsidR="77377703" w:rsidRPr="001B5578" w14:paraId="6F2186D9" w14:textId="77777777" w:rsidTr="295C87C8">
        <w:trPr>
          <w:trHeight w:val="300"/>
        </w:trPr>
        <w:tc>
          <w:tcPr>
            <w:tcW w:w="3120" w:type="dxa"/>
          </w:tcPr>
          <w:p w14:paraId="5BBF8FDA" w14:textId="3173ADAA" w:rsidR="41B8B4F5" w:rsidRPr="001B5578" w:rsidRDefault="41B8B4F5" w:rsidP="77377703">
            <w:pPr>
              <w:rPr>
                <w:color w:val="000000" w:themeColor="text1"/>
                <w:sz w:val="22"/>
                <w:szCs w:val="22"/>
              </w:rPr>
            </w:pPr>
            <w:r w:rsidRPr="001B5578">
              <w:rPr>
                <w:color w:val="000000" w:themeColor="text1"/>
                <w:sz w:val="22"/>
                <w:szCs w:val="22"/>
              </w:rPr>
              <w:t xml:space="preserve">website </w:t>
            </w:r>
          </w:p>
          <w:p w14:paraId="141F2607" w14:textId="711D7B08" w:rsidR="77377703" w:rsidRPr="001B5578" w:rsidRDefault="77377703" w:rsidP="77377703">
            <w:pPr>
              <w:rPr>
                <w:color w:val="000000" w:themeColor="text1"/>
                <w:sz w:val="22"/>
                <w:szCs w:val="22"/>
              </w:rPr>
            </w:pPr>
          </w:p>
          <w:p w14:paraId="5880E56D" w14:textId="29FBE552" w:rsidR="41B8B4F5" w:rsidRPr="001B5578" w:rsidRDefault="41B8B4F5" w:rsidP="77377703">
            <w:pPr>
              <w:rPr>
                <w:color w:val="000000" w:themeColor="text1"/>
                <w:sz w:val="22"/>
                <w:szCs w:val="22"/>
              </w:rPr>
            </w:pPr>
            <w:r w:rsidRPr="001B5578">
              <w:rPr>
                <w:color w:val="000000" w:themeColor="text1"/>
                <w:sz w:val="22"/>
                <w:szCs w:val="22"/>
              </w:rPr>
              <w:t>contact:website</w:t>
            </w:r>
          </w:p>
        </w:tc>
        <w:tc>
          <w:tcPr>
            <w:tcW w:w="3120" w:type="dxa"/>
          </w:tcPr>
          <w:p w14:paraId="0B080CAB" w14:textId="241B153D" w:rsidR="41B8B4F5" w:rsidRPr="001B5578" w:rsidRDefault="41B8B4F5" w:rsidP="77377703">
            <w:pPr>
              <w:rPr>
                <w:rFonts w:ascii="Aptos" w:eastAsia="Aptos" w:hAnsi="Aptos" w:cs="Aptos"/>
                <w:sz w:val="21"/>
                <w:szCs w:val="21"/>
              </w:rPr>
            </w:pPr>
            <w:r w:rsidRPr="001B5578">
              <w:rPr>
                <w:rFonts w:ascii="Aptos" w:eastAsia="Aptos" w:hAnsi="Aptos" w:cs="Aptos"/>
                <w:color w:val="252525"/>
                <w:sz w:val="21"/>
                <w:szCs w:val="21"/>
              </w:rPr>
              <w:t>Specifies the link to the official website for a feature.</w:t>
            </w:r>
          </w:p>
        </w:tc>
        <w:tc>
          <w:tcPr>
            <w:tcW w:w="3120" w:type="dxa"/>
          </w:tcPr>
          <w:p w14:paraId="2E28CA46" w14:textId="79F2FD9A" w:rsidR="41B8B4F5" w:rsidRPr="001B5578" w:rsidRDefault="41B8B4F5" w:rsidP="77377703">
            <w:pPr>
              <w:rPr>
                <w:color w:val="000000" w:themeColor="text1"/>
                <w:sz w:val="22"/>
                <w:szCs w:val="22"/>
              </w:rPr>
            </w:pPr>
            <w:r w:rsidRPr="001B5578">
              <w:rPr>
                <w:color w:val="000000" w:themeColor="text1"/>
                <w:sz w:val="22"/>
                <w:szCs w:val="22"/>
              </w:rPr>
              <w:t>cdt:website</w:t>
            </w:r>
          </w:p>
        </w:tc>
      </w:tr>
      <w:tr w:rsidR="77377703" w:rsidRPr="001B5578" w14:paraId="53A3577F" w14:textId="77777777" w:rsidTr="295C87C8">
        <w:trPr>
          <w:trHeight w:val="300"/>
        </w:trPr>
        <w:tc>
          <w:tcPr>
            <w:tcW w:w="3120" w:type="dxa"/>
          </w:tcPr>
          <w:p w14:paraId="2E67ADF3" w14:textId="017471FD" w:rsidR="41B8B4F5" w:rsidRPr="001B5578" w:rsidRDefault="41B8B4F5" w:rsidP="77377703">
            <w:pPr>
              <w:rPr>
                <w:color w:val="000000" w:themeColor="text1"/>
                <w:sz w:val="22"/>
                <w:szCs w:val="22"/>
              </w:rPr>
            </w:pPr>
            <w:r w:rsidRPr="001B5578">
              <w:rPr>
                <w:color w:val="000000" w:themeColor="text1"/>
                <w:sz w:val="22"/>
                <w:szCs w:val="22"/>
              </w:rPr>
              <w:t>surface</w:t>
            </w:r>
          </w:p>
        </w:tc>
        <w:tc>
          <w:tcPr>
            <w:tcW w:w="3120" w:type="dxa"/>
          </w:tcPr>
          <w:p w14:paraId="5FBB5112" w14:textId="58E65F64" w:rsidR="41B8B4F5" w:rsidRPr="001B5578" w:rsidRDefault="41B8B4F5" w:rsidP="77377703">
            <w:pPr>
              <w:rPr>
                <w:rFonts w:ascii="Aptos" w:eastAsia="Aptos" w:hAnsi="Aptos" w:cs="Aptos"/>
                <w:color w:val="252525"/>
                <w:sz w:val="21"/>
                <w:szCs w:val="21"/>
              </w:rPr>
            </w:pPr>
            <w:r w:rsidRPr="001B5578">
              <w:rPr>
                <w:rFonts w:ascii="Aptos" w:eastAsia="Aptos" w:hAnsi="Aptos" w:cs="Aptos"/>
                <w:color w:val="252525"/>
                <w:sz w:val="21"/>
                <w:szCs w:val="21"/>
              </w:rPr>
              <w:t>The surface key is used to provide additional information about the physical surface of roads/footpaths and some other features, particularly regarding material composition and/or structure.</w:t>
            </w:r>
          </w:p>
        </w:tc>
        <w:tc>
          <w:tcPr>
            <w:tcW w:w="3120" w:type="dxa"/>
          </w:tcPr>
          <w:p w14:paraId="542D0010" w14:textId="0C141515" w:rsidR="41B8B4F5" w:rsidRPr="001B5578" w:rsidRDefault="41B8B4F5" w:rsidP="77377703">
            <w:pPr>
              <w:rPr>
                <w:color w:val="000000" w:themeColor="text1"/>
                <w:sz w:val="22"/>
                <w:szCs w:val="22"/>
              </w:rPr>
            </w:pPr>
            <w:r w:rsidRPr="001B5578">
              <w:rPr>
                <w:color w:val="000000" w:themeColor="text1"/>
                <w:sz w:val="22"/>
                <w:szCs w:val="22"/>
              </w:rPr>
              <w:t>cdt:surface</w:t>
            </w:r>
          </w:p>
        </w:tc>
      </w:tr>
      <w:tr w:rsidR="77377703" w:rsidRPr="001B5578" w14:paraId="037EDB35" w14:textId="77777777" w:rsidTr="295C87C8">
        <w:trPr>
          <w:trHeight w:val="300"/>
        </w:trPr>
        <w:tc>
          <w:tcPr>
            <w:tcW w:w="3120" w:type="dxa"/>
          </w:tcPr>
          <w:p w14:paraId="5627BD8A" w14:textId="1215C5AF" w:rsidR="41B8B4F5" w:rsidRPr="001B5578" w:rsidRDefault="41B8B4F5" w:rsidP="77377703">
            <w:pPr>
              <w:rPr>
                <w:color w:val="000000" w:themeColor="text1"/>
                <w:sz w:val="22"/>
                <w:szCs w:val="22"/>
              </w:rPr>
            </w:pPr>
            <w:r w:rsidRPr="001B5578">
              <w:rPr>
                <w:color w:val="000000" w:themeColor="text1"/>
                <w:sz w:val="22"/>
                <w:szCs w:val="22"/>
              </w:rPr>
              <w:t>opening_hours</w:t>
            </w:r>
          </w:p>
        </w:tc>
        <w:tc>
          <w:tcPr>
            <w:tcW w:w="3120" w:type="dxa"/>
          </w:tcPr>
          <w:p w14:paraId="595D912C" w14:textId="688DB173" w:rsidR="41B8B4F5" w:rsidRPr="001B5578" w:rsidRDefault="41B8B4F5" w:rsidP="77377703">
            <w:pPr>
              <w:rPr>
                <w:rFonts w:ascii="Aptos" w:eastAsia="Aptos" w:hAnsi="Aptos" w:cs="Aptos"/>
                <w:sz w:val="21"/>
                <w:szCs w:val="21"/>
              </w:rPr>
            </w:pPr>
            <w:r w:rsidRPr="001B5578">
              <w:rPr>
                <w:rFonts w:ascii="Aptos" w:eastAsia="Aptos" w:hAnsi="Aptos" w:cs="Aptos"/>
                <w:color w:val="252525"/>
                <w:sz w:val="21"/>
                <w:szCs w:val="21"/>
              </w:rPr>
              <w:t>Describes when something is open or closed in a standard format</w:t>
            </w:r>
          </w:p>
        </w:tc>
        <w:tc>
          <w:tcPr>
            <w:tcW w:w="3120" w:type="dxa"/>
          </w:tcPr>
          <w:p w14:paraId="62705A5B" w14:textId="385FB27B" w:rsidR="41B8B4F5" w:rsidRPr="001B5578" w:rsidRDefault="41B8B4F5" w:rsidP="77377703">
            <w:pPr>
              <w:rPr>
                <w:color w:val="000000" w:themeColor="text1"/>
                <w:sz w:val="22"/>
                <w:szCs w:val="22"/>
              </w:rPr>
            </w:pPr>
            <w:r w:rsidRPr="001B5578">
              <w:rPr>
                <w:color w:val="000000" w:themeColor="text1"/>
                <w:sz w:val="22"/>
                <w:szCs w:val="22"/>
              </w:rPr>
              <w:t>cdt:openingHours</w:t>
            </w:r>
          </w:p>
        </w:tc>
      </w:tr>
      <w:tr w:rsidR="77377703" w:rsidRPr="001B5578" w14:paraId="702218BA" w14:textId="77777777" w:rsidTr="295C87C8">
        <w:trPr>
          <w:trHeight w:val="300"/>
        </w:trPr>
        <w:tc>
          <w:tcPr>
            <w:tcW w:w="3120" w:type="dxa"/>
          </w:tcPr>
          <w:p w14:paraId="52DDAC17" w14:textId="51B5590E" w:rsidR="41B8B4F5" w:rsidRPr="001B5578" w:rsidRDefault="41B8B4F5" w:rsidP="77377703">
            <w:pPr>
              <w:rPr>
                <w:color w:val="000000" w:themeColor="text1"/>
                <w:sz w:val="22"/>
                <w:szCs w:val="22"/>
              </w:rPr>
            </w:pPr>
            <w:r w:rsidRPr="001B5578">
              <w:rPr>
                <w:color w:val="000000" w:themeColor="text1"/>
                <w:sz w:val="22"/>
                <w:szCs w:val="22"/>
              </w:rPr>
              <w:t>phone</w:t>
            </w:r>
          </w:p>
        </w:tc>
        <w:tc>
          <w:tcPr>
            <w:tcW w:w="3120" w:type="dxa"/>
          </w:tcPr>
          <w:p w14:paraId="28181FD2" w14:textId="5B874747" w:rsidR="41B8B4F5" w:rsidRPr="001B5578" w:rsidRDefault="41B8B4F5" w:rsidP="77377703">
            <w:pPr>
              <w:rPr>
                <w:rFonts w:ascii="Aptos" w:eastAsia="Aptos" w:hAnsi="Aptos" w:cs="Aptos"/>
                <w:sz w:val="21"/>
                <w:szCs w:val="21"/>
              </w:rPr>
            </w:pPr>
            <w:r w:rsidRPr="001B5578">
              <w:rPr>
                <w:rFonts w:ascii="Aptos" w:eastAsia="Aptos" w:hAnsi="Aptos" w:cs="Aptos"/>
                <w:color w:val="252525"/>
                <w:sz w:val="21"/>
                <w:szCs w:val="21"/>
              </w:rPr>
              <w:t xml:space="preserve">A telephone number associated with the object. Use +CC XXX </w:t>
            </w:r>
            <w:r w:rsidRPr="001B5578">
              <w:rPr>
                <w:rFonts w:ascii="Aptos" w:eastAsia="Aptos" w:hAnsi="Aptos" w:cs="Aptos"/>
                <w:color w:val="252525"/>
                <w:sz w:val="21"/>
                <w:szCs w:val="21"/>
              </w:rPr>
              <w:lastRenderedPageBreak/>
              <w:t>XXX XXX format, where CC is a country code.</w:t>
            </w:r>
          </w:p>
        </w:tc>
        <w:tc>
          <w:tcPr>
            <w:tcW w:w="3120" w:type="dxa"/>
          </w:tcPr>
          <w:p w14:paraId="5721FD0C" w14:textId="5CF45618" w:rsidR="41B8B4F5" w:rsidRPr="001B5578" w:rsidRDefault="41B8B4F5" w:rsidP="77377703">
            <w:pPr>
              <w:rPr>
                <w:color w:val="000000" w:themeColor="text1"/>
                <w:sz w:val="22"/>
                <w:szCs w:val="22"/>
              </w:rPr>
            </w:pPr>
            <w:r w:rsidRPr="001B5578">
              <w:rPr>
                <w:color w:val="000000" w:themeColor="text1"/>
                <w:sz w:val="22"/>
                <w:szCs w:val="22"/>
              </w:rPr>
              <w:lastRenderedPageBreak/>
              <w:t>contact:hasTelephone</w:t>
            </w:r>
          </w:p>
        </w:tc>
      </w:tr>
      <w:tr w:rsidR="41BAC752" w:rsidRPr="001B5578" w14:paraId="1CEAC984" w14:textId="77777777" w:rsidTr="295C87C8">
        <w:trPr>
          <w:trHeight w:val="300"/>
        </w:trPr>
        <w:tc>
          <w:tcPr>
            <w:tcW w:w="3120" w:type="dxa"/>
          </w:tcPr>
          <w:p w14:paraId="0221FBE4" w14:textId="34E3CB4C" w:rsidR="245916C8" w:rsidRPr="001B5578" w:rsidRDefault="245916C8" w:rsidP="41BAC752">
            <w:pPr>
              <w:rPr>
                <w:color w:val="000000" w:themeColor="text1"/>
                <w:sz w:val="22"/>
                <w:szCs w:val="22"/>
              </w:rPr>
            </w:pPr>
            <w:r w:rsidRPr="001B5578">
              <w:rPr>
                <w:color w:val="000000" w:themeColor="text1"/>
                <w:sz w:val="22"/>
                <w:szCs w:val="22"/>
              </w:rPr>
              <w:t>email</w:t>
            </w:r>
          </w:p>
          <w:p w14:paraId="72916CDA" w14:textId="6410F10A" w:rsidR="245916C8" w:rsidRPr="001B5578" w:rsidRDefault="245916C8" w:rsidP="41BAC752">
            <w:pPr>
              <w:rPr>
                <w:color w:val="000000" w:themeColor="text1"/>
                <w:sz w:val="22"/>
                <w:szCs w:val="22"/>
              </w:rPr>
            </w:pPr>
            <w:r w:rsidRPr="001B5578">
              <w:rPr>
                <w:color w:val="000000" w:themeColor="text1"/>
                <w:sz w:val="22"/>
                <w:szCs w:val="22"/>
              </w:rPr>
              <w:t>contact:email</w:t>
            </w:r>
          </w:p>
        </w:tc>
        <w:tc>
          <w:tcPr>
            <w:tcW w:w="3120" w:type="dxa"/>
          </w:tcPr>
          <w:p w14:paraId="33671F63" w14:textId="226EF6A6" w:rsidR="245916C8" w:rsidRPr="001B5578" w:rsidRDefault="245916C8" w:rsidP="41BAC752">
            <w:pPr>
              <w:rPr>
                <w:rFonts w:ascii="Aptos" w:eastAsia="Aptos" w:hAnsi="Aptos" w:cs="Aptos"/>
                <w:sz w:val="21"/>
                <w:szCs w:val="21"/>
              </w:rPr>
            </w:pPr>
            <w:r w:rsidRPr="001B5578">
              <w:rPr>
                <w:rFonts w:ascii="Aptos" w:eastAsia="Aptos" w:hAnsi="Aptos" w:cs="Aptos"/>
                <w:color w:val="202122"/>
                <w:sz w:val="21"/>
                <w:szCs w:val="21"/>
              </w:rPr>
              <w:t>An email address associated with the object</w:t>
            </w:r>
          </w:p>
        </w:tc>
        <w:tc>
          <w:tcPr>
            <w:tcW w:w="3120" w:type="dxa"/>
          </w:tcPr>
          <w:p w14:paraId="51EEB4F1" w14:textId="5D468884" w:rsidR="245916C8" w:rsidRPr="001B5578" w:rsidRDefault="245916C8" w:rsidP="41BAC752">
            <w:pPr>
              <w:rPr>
                <w:color w:val="000000" w:themeColor="text1"/>
                <w:sz w:val="22"/>
                <w:szCs w:val="22"/>
              </w:rPr>
            </w:pPr>
            <w:r w:rsidRPr="001B5578">
              <w:rPr>
                <w:color w:val="000000" w:themeColor="text1"/>
                <w:sz w:val="22"/>
                <w:szCs w:val="22"/>
              </w:rPr>
              <w:t>cdt:email</w:t>
            </w:r>
          </w:p>
        </w:tc>
      </w:tr>
      <w:tr w:rsidR="77377703" w:rsidRPr="001B5578" w14:paraId="77F4214D" w14:textId="77777777" w:rsidTr="295C87C8">
        <w:trPr>
          <w:trHeight w:val="300"/>
        </w:trPr>
        <w:tc>
          <w:tcPr>
            <w:tcW w:w="3120" w:type="dxa"/>
          </w:tcPr>
          <w:p w14:paraId="6B7EB773" w14:textId="43DB79F9" w:rsidR="417A3231" w:rsidRPr="001B5578" w:rsidRDefault="417A3231" w:rsidP="77377703">
            <w:pPr>
              <w:rPr>
                <w:color w:val="000000" w:themeColor="text1"/>
                <w:sz w:val="22"/>
                <w:szCs w:val="22"/>
              </w:rPr>
            </w:pPr>
            <w:r w:rsidRPr="001B5578">
              <w:rPr>
                <w:color w:val="000000" w:themeColor="text1"/>
                <w:sz w:val="22"/>
                <w:szCs w:val="22"/>
              </w:rPr>
              <w:t>lit</w:t>
            </w:r>
          </w:p>
        </w:tc>
        <w:tc>
          <w:tcPr>
            <w:tcW w:w="3120" w:type="dxa"/>
          </w:tcPr>
          <w:p w14:paraId="57B340C1" w14:textId="79085FC5" w:rsidR="417A3231" w:rsidRPr="001B5578" w:rsidRDefault="417A3231" w:rsidP="77377703">
            <w:pPr>
              <w:rPr>
                <w:rFonts w:ascii="Aptos" w:eastAsia="Aptos" w:hAnsi="Aptos" w:cs="Aptos"/>
                <w:color w:val="252525"/>
                <w:sz w:val="21"/>
                <w:szCs w:val="21"/>
              </w:rPr>
            </w:pPr>
            <w:r w:rsidRPr="001B5578">
              <w:rPr>
                <w:rFonts w:ascii="Aptos" w:eastAsia="Aptos" w:hAnsi="Aptos" w:cs="Aptos"/>
                <w:color w:val="252525"/>
                <w:sz w:val="21"/>
                <w:szCs w:val="21"/>
              </w:rPr>
              <w:t>The key lit=* indicates the presence of lighting and can be used on nodes, ways, areas, or relations.</w:t>
            </w:r>
          </w:p>
        </w:tc>
        <w:tc>
          <w:tcPr>
            <w:tcW w:w="3120" w:type="dxa"/>
          </w:tcPr>
          <w:p w14:paraId="17CF2807" w14:textId="2091C963" w:rsidR="417A3231" w:rsidRPr="001B5578" w:rsidRDefault="417A3231" w:rsidP="77377703">
            <w:pPr>
              <w:rPr>
                <w:color w:val="000000" w:themeColor="text1"/>
                <w:sz w:val="22"/>
                <w:szCs w:val="22"/>
              </w:rPr>
            </w:pPr>
            <w:r w:rsidRPr="001B5578">
              <w:rPr>
                <w:color w:val="000000" w:themeColor="text1"/>
                <w:sz w:val="22"/>
                <w:szCs w:val="22"/>
              </w:rPr>
              <w:t>cdt:lit</w:t>
            </w:r>
          </w:p>
        </w:tc>
      </w:tr>
      <w:tr w:rsidR="77377703" w:rsidRPr="001B5578" w14:paraId="3423C885" w14:textId="77777777" w:rsidTr="295C87C8">
        <w:trPr>
          <w:trHeight w:val="300"/>
        </w:trPr>
        <w:tc>
          <w:tcPr>
            <w:tcW w:w="3120" w:type="dxa"/>
          </w:tcPr>
          <w:p w14:paraId="37185F97" w14:textId="3B5761F3" w:rsidR="417A3231" w:rsidRPr="001B5578" w:rsidRDefault="417A3231" w:rsidP="77377703">
            <w:pPr>
              <w:rPr>
                <w:color w:val="000000" w:themeColor="text1"/>
                <w:sz w:val="22"/>
                <w:szCs w:val="22"/>
              </w:rPr>
            </w:pPr>
            <w:r w:rsidRPr="001B5578">
              <w:rPr>
                <w:color w:val="000000" w:themeColor="text1"/>
                <w:sz w:val="22"/>
                <w:szCs w:val="22"/>
              </w:rPr>
              <w:t>wheelchair</w:t>
            </w:r>
          </w:p>
        </w:tc>
        <w:tc>
          <w:tcPr>
            <w:tcW w:w="3120" w:type="dxa"/>
          </w:tcPr>
          <w:p w14:paraId="0FFC5A7F" w14:textId="20B9605A" w:rsidR="417A3231" w:rsidRPr="001B5578" w:rsidRDefault="417A3231" w:rsidP="77377703">
            <w:pPr>
              <w:rPr>
                <w:rFonts w:ascii="Aptos" w:eastAsia="Aptos" w:hAnsi="Aptos" w:cs="Aptos"/>
                <w:sz w:val="21"/>
                <w:szCs w:val="21"/>
              </w:rPr>
            </w:pPr>
            <w:r w:rsidRPr="001B5578">
              <w:rPr>
                <w:rFonts w:ascii="Aptos" w:eastAsia="Aptos" w:hAnsi="Aptos" w:cs="Aptos"/>
                <w:color w:val="252525"/>
                <w:sz w:val="21"/>
                <w:szCs w:val="21"/>
              </w:rPr>
              <w:t>Indicate if a special place can be used with wheelchairs</w:t>
            </w:r>
          </w:p>
        </w:tc>
        <w:tc>
          <w:tcPr>
            <w:tcW w:w="3120" w:type="dxa"/>
          </w:tcPr>
          <w:p w14:paraId="16B853F5" w14:textId="561E9632" w:rsidR="417A3231" w:rsidRPr="001B5578" w:rsidRDefault="417A3231" w:rsidP="77377703">
            <w:pPr>
              <w:rPr>
                <w:color w:val="000000" w:themeColor="text1"/>
                <w:sz w:val="22"/>
                <w:szCs w:val="22"/>
              </w:rPr>
            </w:pPr>
            <w:r w:rsidRPr="001B5578">
              <w:rPr>
                <w:color w:val="000000" w:themeColor="text1"/>
                <w:sz w:val="22"/>
                <w:szCs w:val="22"/>
              </w:rPr>
              <w:t>cdt:wheelchairAccess</w:t>
            </w:r>
          </w:p>
        </w:tc>
      </w:tr>
      <w:tr w:rsidR="77377703" w:rsidRPr="001B5578" w14:paraId="3AC0A6A1" w14:textId="77777777" w:rsidTr="295C87C8">
        <w:trPr>
          <w:trHeight w:val="300"/>
        </w:trPr>
        <w:tc>
          <w:tcPr>
            <w:tcW w:w="3120" w:type="dxa"/>
          </w:tcPr>
          <w:p w14:paraId="0854FB29" w14:textId="7586AECA" w:rsidR="054E500E" w:rsidRPr="001B5578" w:rsidRDefault="054E500E" w:rsidP="77377703">
            <w:pPr>
              <w:rPr>
                <w:color w:val="000000" w:themeColor="text1"/>
                <w:sz w:val="22"/>
                <w:szCs w:val="22"/>
              </w:rPr>
            </w:pPr>
            <w:r w:rsidRPr="001B5578">
              <w:rPr>
                <w:color w:val="000000" w:themeColor="text1"/>
                <w:sz w:val="22"/>
                <w:szCs w:val="22"/>
              </w:rPr>
              <w:t>school:language</w:t>
            </w:r>
          </w:p>
        </w:tc>
        <w:tc>
          <w:tcPr>
            <w:tcW w:w="3120" w:type="dxa"/>
          </w:tcPr>
          <w:p w14:paraId="193ED343" w14:textId="6B6ED2BA" w:rsidR="054E500E" w:rsidRPr="001B5578" w:rsidRDefault="054E500E" w:rsidP="77377703">
            <w:pPr>
              <w:rPr>
                <w:rFonts w:ascii="Aptos" w:eastAsia="Aptos" w:hAnsi="Aptos" w:cs="Aptos"/>
                <w:sz w:val="21"/>
                <w:szCs w:val="21"/>
              </w:rPr>
            </w:pPr>
            <w:r w:rsidRPr="001B5578">
              <w:rPr>
                <w:rFonts w:ascii="Aptos" w:eastAsia="Aptos" w:hAnsi="Aptos" w:cs="Aptos"/>
                <w:color w:val="252525"/>
                <w:sz w:val="21"/>
                <w:szCs w:val="21"/>
              </w:rPr>
              <w:t>The main language of teaching and the administration of a school</w:t>
            </w:r>
          </w:p>
        </w:tc>
        <w:tc>
          <w:tcPr>
            <w:tcW w:w="3120" w:type="dxa"/>
          </w:tcPr>
          <w:p w14:paraId="4F2F2586" w14:textId="53EEAB3A" w:rsidR="054E500E" w:rsidRPr="001B5578" w:rsidRDefault="054E500E" w:rsidP="77377703">
            <w:pPr>
              <w:rPr>
                <w:color w:val="000000" w:themeColor="text1"/>
                <w:sz w:val="22"/>
                <w:szCs w:val="22"/>
              </w:rPr>
            </w:pPr>
            <w:r w:rsidRPr="001B5578">
              <w:rPr>
                <w:color w:val="000000" w:themeColor="text1"/>
                <w:sz w:val="22"/>
                <w:szCs w:val="22"/>
              </w:rPr>
              <w:t>cdt:languageOfInstruction</w:t>
            </w:r>
          </w:p>
        </w:tc>
      </w:tr>
      <w:tr w:rsidR="41BAC752" w:rsidRPr="001B5578" w14:paraId="545FC317" w14:textId="77777777" w:rsidTr="295C87C8">
        <w:trPr>
          <w:trHeight w:val="300"/>
        </w:trPr>
        <w:tc>
          <w:tcPr>
            <w:tcW w:w="3120" w:type="dxa"/>
          </w:tcPr>
          <w:p w14:paraId="1163D1B4" w14:textId="331089A7" w:rsidR="2AB480EA" w:rsidRPr="001B5578" w:rsidRDefault="2AB480EA" w:rsidP="41BAC752">
            <w:pPr>
              <w:rPr>
                <w:color w:val="000000" w:themeColor="text1"/>
                <w:sz w:val="22"/>
                <w:szCs w:val="22"/>
              </w:rPr>
            </w:pPr>
            <w:r w:rsidRPr="001B5578">
              <w:rPr>
                <w:color w:val="000000" w:themeColor="text1"/>
                <w:sz w:val="22"/>
                <w:szCs w:val="22"/>
              </w:rPr>
              <w:t>isced:level</w:t>
            </w:r>
          </w:p>
        </w:tc>
        <w:tc>
          <w:tcPr>
            <w:tcW w:w="3120" w:type="dxa"/>
          </w:tcPr>
          <w:p w14:paraId="79CAE04B" w14:textId="5E205B13" w:rsidR="2AB480EA" w:rsidRPr="001B5578" w:rsidRDefault="2AB480EA" w:rsidP="41BAC752">
            <w:pPr>
              <w:rPr>
                <w:rFonts w:ascii="Aptos" w:eastAsia="Aptos" w:hAnsi="Aptos" w:cs="Aptos"/>
                <w:color w:val="252525"/>
                <w:sz w:val="21"/>
                <w:szCs w:val="21"/>
              </w:rPr>
            </w:pPr>
            <w:r w:rsidRPr="001B5578">
              <w:rPr>
                <w:rFonts w:ascii="Aptos" w:eastAsia="Aptos" w:hAnsi="Aptos" w:cs="Aptos"/>
                <w:color w:val="252525"/>
                <w:sz w:val="21"/>
                <w:szCs w:val="21"/>
              </w:rPr>
              <w:t>Indicates a level of education on a numeric scale inspired by the International Standard Classification of Education (ISCED)</w:t>
            </w:r>
          </w:p>
        </w:tc>
        <w:tc>
          <w:tcPr>
            <w:tcW w:w="3120" w:type="dxa"/>
          </w:tcPr>
          <w:p w14:paraId="499724C0" w14:textId="5C57E104" w:rsidR="2AB480EA" w:rsidRPr="001B5578" w:rsidRDefault="2AB480EA" w:rsidP="41BAC752">
            <w:pPr>
              <w:rPr>
                <w:color w:val="000000" w:themeColor="text1"/>
                <w:sz w:val="22"/>
                <w:szCs w:val="22"/>
              </w:rPr>
            </w:pPr>
            <w:r w:rsidRPr="001B5578">
              <w:rPr>
                <w:color w:val="000000" w:themeColor="text1"/>
                <w:sz w:val="22"/>
                <w:szCs w:val="22"/>
              </w:rPr>
              <w:t>code:hasCode</w:t>
            </w:r>
          </w:p>
          <w:p w14:paraId="4688431F" w14:textId="775ADF5E" w:rsidR="41BAC752" w:rsidRPr="001B5578" w:rsidRDefault="41BAC752" w:rsidP="41BAC752">
            <w:pPr>
              <w:rPr>
                <w:color w:val="000000" w:themeColor="text1"/>
                <w:sz w:val="22"/>
                <w:szCs w:val="22"/>
              </w:rPr>
            </w:pPr>
          </w:p>
          <w:p w14:paraId="38AF6916" w14:textId="3B252DB6" w:rsidR="2AB480EA" w:rsidRPr="001B5578" w:rsidRDefault="2AB480EA" w:rsidP="41BAC752">
            <w:pPr>
              <w:rPr>
                <w:color w:val="000000" w:themeColor="text1"/>
                <w:sz w:val="22"/>
                <w:szCs w:val="22"/>
              </w:rPr>
            </w:pPr>
            <w:r w:rsidRPr="001B5578">
              <w:rPr>
                <w:color w:val="000000" w:themeColor="text1"/>
                <w:sz w:val="22"/>
                <w:szCs w:val="22"/>
              </w:rPr>
              <w:t xml:space="preserve">Note: the ISCED level of an educational facility is represented as an instance of the code:Code class </w:t>
            </w:r>
            <w:r w:rsidR="50F7BDF7" w:rsidRPr="001B5578">
              <w:rPr>
                <w:color w:val="000000" w:themeColor="text1"/>
                <w:sz w:val="22"/>
                <w:szCs w:val="22"/>
              </w:rPr>
              <w:t>with a name and description linked using the genprop:hasName and genprop:hasDescription properties respectively</w:t>
            </w:r>
          </w:p>
        </w:tc>
      </w:tr>
      <w:tr w:rsidR="77377703" w:rsidRPr="001B5578" w14:paraId="456863E3" w14:textId="77777777" w:rsidTr="295C87C8">
        <w:trPr>
          <w:trHeight w:val="300"/>
        </w:trPr>
        <w:tc>
          <w:tcPr>
            <w:tcW w:w="3120" w:type="dxa"/>
          </w:tcPr>
          <w:p w14:paraId="64E3B830" w14:textId="65AE7725" w:rsidR="2393A0AC" w:rsidRPr="001B5578" w:rsidRDefault="2393A0AC" w:rsidP="77377703">
            <w:pPr>
              <w:rPr>
                <w:color w:val="000000" w:themeColor="text1"/>
                <w:sz w:val="22"/>
                <w:szCs w:val="22"/>
              </w:rPr>
            </w:pPr>
            <w:r w:rsidRPr="001B5578">
              <w:rPr>
                <w:color w:val="000000" w:themeColor="text1"/>
                <w:sz w:val="22"/>
                <w:szCs w:val="22"/>
              </w:rPr>
              <w:t>religion</w:t>
            </w:r>
          </w:p>
        </w:tc>
        <w:tc>
          <w:tcPr>
            <w:tcW w:w="3120" w:type="dxa"/>
          </w:tcPr>
          <w:p w14:paraId="250CAE56" w14:textId="528B96A4" w:rsidR="2393A0AC" w:rsidRPr="001B5578" w:rsidRDefault="2393A0AC" w:rsidP="77377703">
            <w:pPr>
              <w:rPr>
                <w:rFonts w:ascii="Aptos" w:eastAsia="Aptos" w:hAnsi="Aptos" w:cs="Aptos"/>
                <w:sz w:val="21"/>
                <w:szCs w:val="21"/>
              </w:rPr>
            </w:pPr>
            <w:r w:rsidRPr="001B5578">
              <w:rPr>
                <w:rFonts w:ascii="Aptos" w:eastAsia="Aptos" w:hAnsi="Aptos" w:cs="Aptos"/>
                <w:color w:val="252525"/>
                <w:sz w:val="21"/>
                <w:szCs w:val="21"/>
              </w:rPr>
              <w:t>Defines the specific religion of a facility</w:t>
            </w:r>
          </w:p>
        </w:tc>
        <w:tc>
          <w:tcPr>
            <w:tcW w:w="3120" w:type="dxa"/>
          </w:tcPr>
          <w:p w14:paraId="1913CD45" w14:textId="7BEB6EB6" w:rsidR="2393A0AC" w:rsidRPr="001B5578" w:rsidRDefault="2393A0AC" w:rsidP="77377703">
            <w:pPr>
              <w:rPr>
                <w:color w:val="000000" w:themeColor="text1"/>
                <w:sz w:val="22"/>
                <w:szCs w:val="22"/>
              </w:rPr>
            </w:pPr>
            <w:r w:rsidRPr="001B5578">
              <w:rPr>
                <w:color w:val="000000" w:themeColor="text1"/>
                <w:sz w:val="22"/>
                <w:szCs w:val="22"/>
              </w:rPr>
              <w:t>cdt:religion</w:t>
            </w:r>
          </w:p>
        </w:tc>
      </w:tr>
      <w:tr w:rsidR="41BAC752" w:rsidRPr="001B5578" w14:paraId="39C7CB1F" w14:textId="77777777" w:rsidTr="295C87C8">
        <w:trPr>
          <w:trHeight w:val="300"/>
        </w:trPr>
        <w:tc>
          <w:tcPr>
            <w:tcW w:w="3120" w:type="dxa"/>
          </w:tcPr>
          <w:p w14:paraId="16449683" w14:textId="73F0D2AA" w:rsidR="0C3B6BFA" w:rsidRPr="001B5578" w:rsidRDefault="0C3B6BFA" w:rsidP="41BAC752">
            <w:pPr>
              <w:rPr>
                <w:color w:val="000000" w:themeColor="text1"/>
                <w:sz w:val="22"/>
                <w:szCs w:val="22"/>
              </w:rPr>
            </w:pPr>
            <w:r w:rsidRPr="001B5578">
              <w:rPr>
                <w:color w:val="000000" w:themeColor="text1"/>
                <w:sz w:val="22"/>
                <w:szCs w:val="22"/>
              </w:rPr>
              <w:t>emergency</w:t>
            </w:r>
          </w:p>
        </w:tc>
        <w:tc>
          <w:tcPr>
            <w:tcW w:w="3120" w:type="dxa"/>
          </w:tcPr>
          <w:p w14:paraId="4498A16C" w14:textId="4029D361" w:rsidR="0C3B6BFA" w:rsidRPr="001B5578" w:rsidRDefault="0C3B6BFA" w:rsidP="41BAC752">
            <w:pPr>
              <w:rPr>
                <w:rFonts w:ascii="Aptos" w:eastAsia="Aptos" w:hAnsi="Aptos" w:cs="Aptos"/>
                <w:color w:val="252525"/>
                <w:sz w:val="21"/>
                <w:szCs w:val="21"/>
              </w:rPr>
            </w:pPr>
            <w:r w:rsidRPr="001B5578">
              <w:rPr>
                <w:rFonts w:ascii="Aptos" w:eastAsia="Aptos" w:hAnsi="Aptos" w:cs="Aptos"/>
                <w:color w:val="252525"/>
                <w:sz w:val="21"/>
                <w:szCs w:val="21"/>
              </w:rPr>
              <w:t>Used to indicate whether a hospital is equipped to deal with emergencies</w:t>
            </w:r>
          </w:p>
        </w:tc>
        <w:tc>
          <w:tcPr>
            <w:tcW w:w="3120" w:type="dxa"/>
          </w:tcPr>
          <w:p w14:paraId="4F41C7C8" w14:textId="6138DF09" w:rsidR="0C3B6BFA" w:rsidRPr="001B5578" w:rsidRDefault="0C3B6BFA" w:rsidP="41BAC752">
            <w:pPr>
              <w:rPr>
                <w:color w:val="000000" w:themeColor="text1"/>
                <w:sz w:val="22"/>
                <w:szCs w:val="22"/>
              </w:rPr>
            </w:pPr>
            <w:r w:rsidRPr="001B5578">
              <w:rPr>
                <w:color w:val="000000" w:themeColor="text1"/>
                <w:sz w:val="22"/>
                <w:szCs w:val="22"/>
              </w:rPr>
              <w:t>cdt:emergencyServices</w:t>
            </w:r>
          </w:p>
        </w:tc>
      </w:tr>
      <w:tr w:rsidR="41BAC752" w:rsidRPr="001B5578" w14:paraId="07D32F68" w14:textId="77777777" w:rsidTr="295C87C8">
        <w:trPr>
          <w:trHeight w:val="300"/>
        </w:trPr>
        <w:tc>
          <w:tcPr>
            <w:tcW w:w="3120" w:type="dxa"/>
          </w:tcPr>
          <w:p w14:paraId="1FFABA9A" w14:textId="30BC9A30" w:rsidR="2BB8FA65" w:rsidRPr="001B5578" w:rsidRDefault="2BB8FA65" w:rsidP="41BAC752">
            <w:pPr>
              <w:rPr>
                <w:color w:val="000000" w:themeColor="text1"/>
                <w:sz w:val="22"/>
                <w:szCs w:val="22"/>
              </w:rPr>
            </w:pPr>
            <w:r w:rsidRPr="001B5578">
              <w:rPr>
                <w:color w:val="000000" w:themeColor="text1"/>
                <w:sz w:val="22"/>
                <w:szCs w:val="22"/>
              </w:rPr>
              <w:t>geometry</w:t>
            </w:r>
          </w:p>
        </w:tc>
        <w:tc>
          <w:tcPr>
            <w:tcW w:w="3120" w:type="dxa"/>
          </w:tcPr>
          <w:p w14:paraId="0DB18DE6" w14:textId="25F90BCC" w:rsidR="2BB8FA65" w:rsidRPr="001B5578" w:rsidRDefault="2BB8FA65" w:rsidP="41BAC752">
            <w:pPr>
              <w:rPr>
                <w:rFonts w:ascii="Aptos" w:eastAsia="Aptos" w:hAnsi="Aptos" w:cs="Aptos"/>
                <w:color w:val="252525"/>
                <w:sz w:val="21"/>
                <w:szCs w:val="21"/>
              </w:rPr>
            </w:pPr>
            <w:r w:rsidRPr="001B5578">
              <w:rPr>
                <w:rFonts w:ascii="Aptos" w:eastAsia="Aptos" w:hAnsi="Aptos" w:cs="Aptos"/>
                <w:color w:val="252525"/>
                <w:sz w:val="21"/>
                <w:szCs w:val="21"/>
              </w:rPr>
              <w:t>"Geometry" in this case means the shape and position of a node or way</w:t>
            </w:r>
          </w:p>
        </w:tc>
        <w:tc>
          <w:tcPr>
            <w:tcW w:w="3120" w:type="dxa"/>
          </w:tcPr>
          <w:p w14:paraId="29D5D298" w14:textId="0428A264" w:rsidR="2BB8FA65" w:rsidRPr="001B5578" w:rsidRDefault="2BB8FA65" w:rsidP="41BAC752">
            <w:pPr>
              <w:rPr>
                <w:color w:val="000000" w:themeColor="text1"/>
                <w:sz w:val="22"/>
                <w:szCs w:val="22"/>
              </w:rPr>
            </w:pPr>
            <w:r w:rsidRPr="001B5578">
              <w:rPr>
                <w:color w:val="000000" w:themeColor="text1"/>
                <w:sz w:val="22"/>
                <w:szCs w:val="22"/>
              </w:rPr>
              <w:t xml:space="preserve">geo:asWKT </w:t>
            </w:r>
          </w:p>
          <w:p w14:paraId="7741B2BF" w14:textId="5E37B58F" w:rsidR="41BAC752" w:rsidRPr="001B5578" w:rsidRDefault="41BAC752" w:rsidP="41BAC752">
            <w:pPr>
              <w:rPr>
                <w:color w:val="000000" w:themeColor="text1"/>
                <w:sz w:val="22"/>
                <w:szCs w:val="22"/>
              </w:rPr>
            </w:pPr>
          </w:p>
          <w:p w14:paraId="35B887E9" w14:textId="7D1950DB" w:rsidR="58119DDF" w:rsidRPr="001B5578" w:rsidRDefault="58119DDF" w:rsidP="41BAC752">
            <w:pPr>
              <w:rPr>
                <w:color w:val="000000" w:themeColor="text1"/>
                <w:sz w:val="22"/>
                <w:szCs w:val="22"/>
              </w:rPr>
            </w:pPr>
            <w:r w:rsidRPr="001B5578">
              <w:rPr>
                <w:color w:val="000000" w:themeColor="text1"/>
                <w:sz w:val="22"/>
                <w:szCs w:val="22"/>
              </w:rPr>
              <w:t xml:space="preserve">Note: the geometry is </w:t>
            </w:r>
            <w:r w:rsidR="2BB8FA65" w:rsidRPr="001B5578">
              <w:rPr>
                <w:color w:val="000000" w:themeColor="text1"/>
                <w:sz w:val="22"/>
                <w:szCs w:val="22"/>
              </w:rPr>
              <w:t>converted to WKT format using Shapely</w:t>
            </w:r>
            <w:r w:rsidR="5C5F57BA" w:rsidRPr="001B5578">
              <w:rPr>
                <w:color w:val="000000" w:themeColor="text1"/>
                <w:sz w:val="22"/>
                <w:szCs w:val="22"/>
              </w:rPr>
              <w:t>’s</w:t>
            </w:r>
            <w:r w:rsidR="2BB8FA65" w:rsidRPr="001B5578">
              <w:rPr>
                <w:color w:val="000000" w:themeColor="text1"/>
                <w:sz w:val="22"/>
                <w:szCs w:val="22"/>
              </w:rPr>
              <w:t xml:space="preserve"> </w:t>
            </w:r>
            <w:r w:rsidR="7218C9E5" w:rsidRPr="001B5578">
              <w:rPr>
                <w:color w:val="000000" w:themeColor="text1"/>
                <w:sz w:val="22"/>
                <w:szCs w:val="22"/>
              </w:rPr>
              <w:t xml:space="preserve">to_wkt function if </w:t>
            </w:r>
            <w:r w:rsidR="578F34BD" w:rsidRPr="001B5578">
              <w:rPr>
                <w:color w:val="000000" w:themeColor="text1"/>
                <w:sz w:val="22"/>
                <w:szCs w:val="22"/>
              </w:rPr>
              <w:t xml:space="preserve">the </w:t>
            </w:r>
            <w:r w:rsidR="7218C9E5" w:rsidRPr="001B5578">
              <w:rPr>
                <w:color w:val="000000" w:themeColor="text1"/>
                <w:sz w:val="22"/>
                <w:szCs w:val="22"/>
              </w:rPr>
              <w:t>geometry is not initially in WKT format</w:t>
            </w:r>
          </w:p>
        </w:tc>
      </w:tr>
      <w:tr w:rsidR="295C87C8" w:rsidRPr="001B5578" w14:paraId="31AB15D8" w14:textId="77777777" w:rsidTr="295C87C8">
        <w:trPr>
          <w:trHeight w:val="300"/>
        </w:trPr>
        <w:tc>
          <w:tcPr>
            <w:tcW w:w="3120" w:type="dxa"/>
          </w:tcPr>
          <w:p w14:paraId="425CE90E" w14:textId="5C911375" w:rsidR="39FF0284" w:rsidRPr="001B5578" w:rsidRDefault="39FF0284" w:rsidP="295C87C8">
            <w:pPr>
              <w:rPr>
                <w:color w:val="000000" w:themeColor="text1"/>
                <w:sz w:val="22"/>
                <w:szCs w:val="22"/>
              </w:rPr>
            </w:pPr>
            <w:r w:rsidRPr="001B5578">
              <w:rPr>
                <w:color w:val="000000" w:themeColor="text1"/>
                <w:sz w:val="22"/>
                <w:szCs w:val="22"/>
              </w:rPr>
              <w:t>dispensing</w:t>
            </w:r>
          </w:p>
        </w:tc>
        <w:tc>
          <w:tcPr>
            <w:tcW w:w="3120" w:type="dxa"/>
          </w:tcPr>
          <w:p w14:paraId="1B4E4621" w14:textId="7F604CBE" w:rsidR="39FF0284" w:rsidRPr="001B5578" w:rsidRDefault="39FF0284" w:rsidP="295C87C8">
            <w:pPr>
              <w:rPr>
                <w:rFonts w:ascii="Aptos" w:eastAsia="Aptos" w:hAnsi="Aptos" w:cs="Aptos"/>
                <w:sz w:val="21"/>
                <w:szCs w:val="21"/>
              </w:rPr>
            </w:pPr>
            <w:r w:rsidRPr="001B5578">
              <w:rPr>
                <w:rFonts w:ascii="Aptos" w:eastAsia="Aptos" w:hAnsi="Aptos" w:cs="Aptos"/>
                <w:color w:val="252525"/>
                <w:sz w:val="21"/>
                <w:szCs w:val="21"/>
              </w:rPr>
              <w:t>Whether a pharmacy dispenses prescription drugs or not</w:t>
            </w:r>
          </w:p>
        </w:tc>
        <w:tc>
          <w:tcPr>
            <w:tcW w:w="3120" w:type="dxa"/>
          </w:tcPr>
          <w:p w14:paraId="58C09DDA" w14:textId="3F19EA70" w:rsidR="39FF0284" w:rsidRPr="001B5578" w:rsidRDefault="39FF0284" w:rsidP="295C87C8">
            <w:pPr>
              <w:rPr>
                <w:color w:val="000000" w:themeColor="text1"/>
                <w:sz w:val="22"/>
                <w:szCs w:val="22"/>
              </w:rPr>
            </w:pPr>
            <w:r w:rsidRPr="001B5578">
              <w:rPr>
                <w:color w:val="000000" w:themeColor="text1"/>
                <w:sz w:val="22"/>
                <w:szCs w:val="22"/>
              </w:rPr>
              <w:t>cdt:dispensing</w:t>
            </w:r>
          </w:p>
        </w:tc>
      </w:tr>
      <w:tr w:rsidR="295C87C8" w:rsidRPr="001B5578" w14:paraId="095E6F75" w14:textId="77777777" w:rsidTr="295C87C8">
        <w:trPr>
          <w:trHeight w:val="300"/>
        </w:trPr>
        <w:tc>
          <w:tcPr>
            <w:tcW w:w="3120" w:type="dxa"/>
          </w:tcPr>
          <w:p w14:paraId="270A633E" w14:textId="23971481" w:rsidR="2A7B21B0" w:rsidRPr="001B5578" w:rsidRDefault="2A7B21B0" w:rsidP="295C87C8">
            <w:pPr>
              <w:rPr>
                <w:color w:val="000000" w:themeColor="text1"/>
                <w:sz w:val="22"/>
                <w:szCs w:val="22"/>
              </w:rPr>
            </w:pPr>
            <w:r w:rsidRPr="001B5578">
              <w:rPr>
                <w:color w:val="000000" w:themeColor="text1"/>
                <w:sz w:val="22"/>
                <w:szCs w:val="22"/>
              </w:rPr>
              <w:t>cuisine</w:t>
            </w:r>
          </w:p>
        </w:tc>
        <w:tc>
          <w:tcPr>
            <w:tcW w:w="3120" w:type="dxa"/>
          </w:tcPr>
          <w:p w14:paraId="0ECB8CAD" w14:textId="7D66F1F2" w:rsidR="2A7B21B0" w:rsidRPr="001B5578" w:rsidRDefault="2A7B21B0" w:rsidP="295C87C8">
            <w:pPr>
              <w:rPr>
                <w:rFonts w:ascii="Aptos" w:eastAsia="Aptos" w:hAnsi="Aptos" w:cs="Aptos"/>
                <w:sz w:val="21"/>
                <w:szCs w:val="21"/>
              </w:rPr>
            </w:pPr>
            <w:r w:rsidRPr="001B5578">
              <w:rPr>
                <w:rFonts w:ascii="Aptos" w:eastAsia="Aptos" w:hAnsi="Aptos" w:cs="Aptos"/>
                <w:color w:val="252525"/>
                <w:sz w:val="21"/>
                <w:szCs w:val="21"/>
              </w:rPr>
              <w:t>Describes the type of food served at a place</w:t>
            </w:r>
          </w:p>
        </w:tc>
        <w:tc>
          <w:tcPr>
            <w:tcW w:w="3120" w:type="dxa"/>
          </w:tcPr>
          <w:p w14:paraId="1DF84C02" w14:textId="57789F59" w:rsidR="2A7B21B0" w:rsidRPr="001B5578" w:rsidRDefault="2A7B21B0" w:rsidP="295C87C8">
            <w:pPr>
              <w:rPr>
                <w:color w:val="000000" w:themeColor="text1"/>
                <w:sz w:val="22"/>
                <w:szCs w:val="22"/>
              </w:rPr>
            </w:pPr>
            <w:r w:rsidRPr="001B5578">
              <w:rPr>
                <w:color w:val="000000" w:themeColor="text1"/>
                <w:sz w:val="22"/>
                <w:szCs w:val="22"/>
              </w:rPr>
              <w:t>cdt:cuisine</w:t>
            </w:r>
          </w:p>
        </w:tc>
      </w:tr>
      <w:tr w:rsidR="295C87C8" w:rsidRPr="001B5578" w14:paraId="0676C735" w14:textId="77777777" w:rsidTr="295C87C8">
        <w:trPr>
          <w:trHeight w:val="300"/>
        </w:trPr>
        <w:tc>
          <w:tcPr>
            <w:tcW w:w="3120" w:type="dxa"/>
          </w:tcPr>
          <w:p w14:paraId="690DE7E0" w14:textId="33510D00" w:rsidR="2A7B21B0" w:rsidRPr="001B5578" w:rsidRDefault="2A7B21B0" w:rsidP="295C87C8">
            <w:pPr>
              <w:rPr>
                <w:color w:val="000000" w:themeColor="text1"/>
                <w:sz w:val="22"/>
                <w:szCs w:val="22"/>
              </w:rPr>
            </w:pPr>
            <w:r w:rsidRPr="001B5578">
              <w:rPr>
                <w:color w:val="000000" w:themeColor="text1"/>
                <w:sz w:val="22"/>
                <w:szCs w:val="22"/>
              </w:rPr>
              <w:t>delivery</w:t>
            </w:r>
          </w:p>
        </w:tc>
        <w:tc>
          <w:tcPr>
            <w:tcW w:w="3120" w:type="dxa"/>
          </w:tcPr>
          <w:p w14:paraId="3E31DEE6" w14:textId="3AC2F131" w:rsidR="2A7B21B0" w:rsidRPr="001B5578" w:rsidRDefault="2A7B21B0" w:rsidP="295C87C8">
            <w:pPr>
              <w:rPr>
                <w:rFonts w:ascii="Aptos" w:eastAsia="Aptos" w:hAnsi="Aptos" w:cs="Aptos"/>
                <w:sz w:val="21"/>
                <w:szCs w:val="21"/>
              </w:rPr>
            </w:pPr>
            <w:r w:rsidRPr="001B5578">
              <w:rPr>
                <w:rFonts w:ascii="Aptos" w:eastAsia="Aptos" w:hAnsi="Aptos" w:cs="Aptos"/>
                <w:color w:val="202122"/>
                <w:sz w:val="21"/>
                <w:szCs w:val="21"/>
              </w:rPr>
              <w:t>Indicates whether a restaurant or shop offers delivery of meals or goods</w:t>
            </w:r>
          </w:p>
        </w:tc>
        <w:tc>
          <w:tcPr>
            <w:tcW w:w="3120" w:type="dxa"/>
          </w:tcPr>
          <w:p w14:paraId="54165E20" w14:textId="539BCF8F" w:rsidR="2A7B21B0" w:rsidRPr="001B5578" w:rsidRDefault="2A7B21B0" w:rsidP="295C87C8">
            <w:pPr>
              <w:rPr>
                <w:color w:val="000000" w:themeColor="text1"/>
                <w:sz w:val="22"/>
                <w:szCs w:val="22"/>
              </w:rPr>
            </w:pPr>
            <w:r w:rsidRPr="001B5578">
              <w:rPr>
                <w:color w:val="000000" w:themeColor="text1"/>
                <w:sz w:val="22"/>
                <w:szCs w:val="22"/>
              </w:rPr>
              <w:t>cdt:delivery</w:t>
            </w:r>
          </w:p>
        </w:tc>
      </w:tr>
      <w:tr w:rsidR="295C87C8" w:rsidRPr="001B5578" w14:paraId="2977E2D6" w14:textId="77777777" w:rsidTr="295C87C8">
        <w:trPr>
          <w:trHeight w:val="300"/>
        </w:trPr>
        <w:tc>
          <w:tcPr>
            <w:tcW w:w="3120" w:type="dxa"/>
          </w:tcPr>
          <w:p w14:paraId="45DBBE9D" w14:textId="32C6B02A" w:rsidR="2A7B21B0" w:rsidRPr="001B5578" w:rsidRDefault="2A7B21B0" w:rsidP="295C87C8">
            <w:pPr>
              <w:rPr>
                <w:color w:val="000000" w:themeColor="text1"/>
                <w:sz w:val="22"/>
                <w:szCs w:val="22"/>
              </w:rPr>
            </w:pPr>
            <w:r w:rsidRPr="001B5578">
              <w:rPr>
                <w:color w:val="000000" w:themeColor="text1"/>
                <w:sz w:val="22"/>
                <w:szCs w:val="22"/>
              </w:rPr>
              <w:t>takeaway</w:t>
            </w:r>
          </w:p>
        </w:tc>
        <w:tc>
          <w:tcPr>
            <w:tcW w:w="3120" w:type="dxa"/>
          </w:tcPr>
          <w:p w14:paraId="008EFA17" w14:textId="2C9578A8" w:rsidR="2A7B21B0" w:rsidRPr="001B5578" w:rsidRDefault="2A7B21B0" w:rsidP="295C87C8">
            <w:pPr>
              <w:rPr>
                <w:rFonts w:ascii="Aptos" w:eastAsia="Aptos" w:hAnsi="Aptos" w:cs="Aptos"/>
                <w:sz w:val="21"/>
                <w:szCs w:val="21"/>
              </w:rPr>
            </w:pPr>
            <w:r w:rsidRPr="001B5578">
              <w:rPr>
                <w:rFonts w:ascii="Aptos" w:eastAsia="Aptos" w:hAnsi="Aptos" w:cs="Aptos"/>
                <w:color w:val="252525"/>
                <w:sz w:val="21"/>
                <w:szCs w:val="21"/>
              </w:rPr>
              <w:t>Indicates whether the restaurant offers meals for pick-up that can be consumed elsewhere</w:t>
            </w:r>
          </w:p>
        </w:tc>
        <w:tc>
          <w:tcPr>
            <w:tcW w:w="3120" w:type="dxa"/>
          </w:tcPr>
          <w:p w14:paraId="3EEFF249" w14:textId="125654DC" w:rsidR="2A7B21B0" w:rsidRPr="001B5578" w:rsidRDefault="2A7B21B0" w:rsidP="295C87C8">
            <w:pPr>
              <w:rPr>
                <w:color w:val="000000" w:themeColor="text1"/>
                <w:sz w:val="22"/>
                <w:szCs w:val="22"/>
              </w:rPr>
            </w:pPr>
            <w:r w:rsidRPr="001B5578">
              <w:rPr>
                <w:color w:val="000000" w:themeColor="text1"/>
                <w:sz w:val="22"/>
                <w:szCs w:val="22"/>
              </w:rPr>
              <w:t>cdt:takeaway</w:t>
            </w:r>
          </w:p>
        </w:tc>
      </w:tr>
      <w:tr w:rsidR="295C87C8" w:rsidRPr="001B5578" w14:paraId="00566197" w14:textId="77777777" w:rsidTr="295C87C8">
        <w:trPr>
          <w:trHeight w:val="300"/>
        </w:trPr>
        <w:tc>
          <w:tcPr>
            <w:tcW w:w="3120" w:type="dxa"/>
          </w:tcPr>
          <w:p w14:paraId="1B93E19D" w14:textId="3EEB6E37" w:rsidR="7C23D62F" w:rsidRPr="001B5578" w:rsidRDefault="7C23D62F" w:rsidP="295C87C8">
            <w:pPr>
              <w:rPr>
                <w:color w:val="000000" w:themeColor="text1"/>
                <w:sz w:val="22"/>
                <w:szCs w:val="22"/>
              </w:rPr>
            </w:pPr>
            <w:r w:rsidRPr="001B5578">
              <w:rPr>
                <w:color w:val="000000" w:themeColor="text1"/>
                <w:sz w:val="22"/>
                <w:szCs w:val="22"/>
              </w:rPr>
              <w:t>smoking</w:t>
            </w:r>
          </w:p>
        </w:tc>
        <w:tc>
          <w:tcPr>
            <w:tcW w:w="3120" w:type="dxa"/>
          </w:tcPr>
          <w:p w14:paraId="4D527080" w14:textId="7240C23D" w:rsidR="7C23D62F" w:rsidRPr="001B5578" w:rsidRDefault="7C23D62F" w:rsidP="295C87C8">
            <w:pPr>
              <w:rPr>
                <w:rFonts w:ascii="Aptos" w:eastAsia="Aptos" w:hAnsi="Aptos" w:cs="Aptos"/>
                <w:color w:val="202122"/>
                <w:sz w:val="21"/>
                <w:szCs w:val="21"/>
              </w:rPr>
            </w:pPr>
            <w:r w:rsidRPr="001B5578">
              <w:rPr>
                <w:rFonts w:ascii="Aptos" w:eastAsia="Aptos" w:hAnsi="Aptos" w:cs="Aptos"/>
                <w:color w:val="202122"/>
                <w:sz w:val="21"/>
                <w:szCs w:val="21"/>
              </w:rPr>
              <w:t>Used to describe whether smoking is allowed or not in a facility or on a property</w:t>
            </w:r>
          </w:p>
        </w:tc>
        <w:tc>
          <w:tcPr>
            <w:tcW w:w="3120" w:type="dxa"/>
          </w:tcPr>
          <w:p w14:paraId="4ED9FD7C" w14:textId="65F3E27B" w:rsidR="7C23D62F" w:rsidRPr="001B5578" w:rsidRDefault="7C23D62F" w:rsidP="295C87C8">
            <w:pPr>
              <w:rPr>
                <w:color w:val="000000" w:themeColor="text1"/>
                <w:sz w:val="22"/>
                <w:szCs w:val="22"/>
              </w:rPr>
            </w:pPr>
            <w:r w:rsidRPr="001B5578">
              <w:rPr>
                <w:color w:val="000000" w:themeColor="text1"/>
                <w:sz w:val="22"/>
                <w:szCs w:val="22"/>
              </w:rPr>
              <w:t>cdt:smoking</w:t>
            </w:r>
          </w:p>
        </w:tc>
      </w:tr>
      <w:tr w:rsidR="295C87C8" w:rsidRPr="001B5578" w14:paraId="43958689" w14:textId="77777777" w:rsidTr="295C87C8">
        <w:trPr>
          <w:trHeight w:val="300"/>
        </w:trPr>
        <w:tc>
          <w:tcPr>
            <w:tcW w:w="3120" w:type="dxa"/>
          </w:tcPr>
          <w:p w14:paraId="786E4761" w14:textId="4587DFE6" w:rsidR="7C23D62F" w:rsidRPr="001B5578" w:rsidRDefault="7C23D62F" w:rsidP="295C87C8">
            <w:pPr>
              <w:rPr>
                <w:color w:val="000000" w:themeColor="text1"/>
                <w:sz w:val="22"/>
                <w:szCs w:val="22"/>
              </w:rPr>
            </w:pPr>
            <w:r w:rsidRPr="001B5578">
              <w:rPr>
                <w:color w:val="000000" w:themeColor="text1"/>
                <w:sz w:val="22"/>
                <w:szCs w:val="22"/>
              </w:rPr>
              <w:lastRenderedPageBreak/>
              <w:t>outdoor_seating</w:t>
            </w:r>
          </w:p>
        </w:tc>
        <w:tc>
          <w:tcPr>
            <w:tcW w:w="3120" w:type="dxa"/>
          </w:tcPr>
          <w:p w14:paraId="6915B4A9" w14:textId="41BB9576" w:rsidR="7C23D62F" w:rsidRPr="001B5578" w:rsidRDefault="7C23D62F" w:rsidP="295C87C8">
            <w:pPr>
              <w:rPr>
                <w:rFonts w:ascii="Aptos" w:eastAsia="Aptos" w:hAnsi="Aptos" w:cs="Aptos"/>
                <w:sz w:val="21"/>
                <w:szCs w:val="21"/>
              </w:rPr>
            </w:pPr>
            <w:r w:rsidRPr="001B5578">
              <w:rPr>
                <w:rFonts w:ascii="Aptos" w:eastAsia="Aptos" w:hAnsi="Aptos" w:cs="Aptos"/>
                <w:color w:val="252525"/>
                <w:sz w:val="21"/>
                <w:szCs w:val="21"/>
              </w:rPr>
              <w:t>To indicate if a feature offers outdoor seating</w:t>
            </w:r>
          </w:p>
        </w:tc>
        <w:tc>
          <w:tcPr>
            <w:tcW w:w="3120" w:type="dxa"/>
          </w:tcPr>
          <w:p w14:paraId="3FDB8855" w14:textId="15DFFF96" w:rsidR="7C23D62F" w:rsidRPr="001B5578" w:rsidRDefault="7C23D62F" w:rsidP="295C87C8">
            <w:pPr>
              <w:rPr>
                <w:color w:val="000000" w:themeColor="text1"/>
                <w:sz w:val="22"/>
                <w:szCs w:val="22"/>
              </w:rPr>
            </w:pPr>
            <w:r w:rsidRPr="001B5578">
              <w:rPr>
                <w:color w:val="000000" w:themeColor="text1"/>
                <w:sz w:val="22"/>
                <w:szCs w:val="22"/>
              </w:rPr>
              <w:t>cdt:outdoorSeating</w:t>
            </w:r>
          </w:p>
        </w:tc>
      </w:tr>
      <w:tr w:rsidR="295C87C8" w:rsidRPr="001B5578" w14:paraId="31CA4E96" w14:textId="77777777" w:rsidTr="295C87C8">
        <w:trPr>
          <w:trHeight w:val="300"/>
        </w:trPr>
        <w:tc>
          <w:tcPr>
            <w:tcW w:w="3120" w:type="dxa"/>
          </w:tcPr>
          <w:p w14:paraId="5B9C0E73" w14:textId="3996BDFA" w:rsidR="7C23D62F" w:rsidRPr="001B5578" w:rsidRDefault="7C23D62F" w:rsidP="295C87C8">
            <w:pPr>
              <w:rPr>
                <w:color w:val="000000" w:themeColor="text1"/>
                <w:sz w:val="22"/>
                <w:szCs w:val="22"/>
              </w:rPr>
            </w:pPr>
            <w:r w:rsidRPr="001B5578">
              <w:rPr>
                <w:color w:val="000000" w:themeColor="text1"/>
                <w:sz w:val="22"/>
                <w:szCs w:val="22"/>
              </w:rPr>
              <w:t>capacity</w:t>
            </w:r>
          </w:p>
        </w:tc>
        <w:tc>
          <w:tcPr>
            <w:tcW w:w="3120" w:type="dxa"/>
          </w:tcPr>
          <w:p w14:paraId="0DB5E152" w14:textId="705DA9B2" w:rsidR="7C23D62F" w:rsidRPr="001B5578" w:rsidRDefault="7C23D62F" w:rsidP="295C87C8">
            <w:pPr>
              <w:rPr>
                <w:rFonts w:ascii="Aptos" w:eastAsia="Aptos" w:hAnsi="Aptos" w:cs="Aptos"/>
                <w:sz w:val="21"/>
                <w:szCs w:val="21"/>
              </w:rPr>
            </w:pPr>
            <w:r w:rsidRPr="001B5578">
              <w:rPr>
                <w:rFonts w:ascii="Aptos" w:eastAsia="Aptos" w:hAnsi="Aptos" w:cs="Aptos"/>
                <w:color w:val="252525"/>
                <w:sz w:val="21"/>
                <w:szCs w:val="21"/>
              </w:rPr>
              <w:t>Describes the capacity a facility is suitable for</w:t>
            </w:r>
          </w:p>
        </w:tc>
        <w:tc>
          <w:tcPr>
            <w:tcW w:w="3120" w:type="dxa"/>
          </w:tcPr>
          <w:p w14:paraId="3FD98B24" w14:textId="4E75CE80" w:rsidR="7C23D62F" w:rsidRPr="001B5578" w:rsidRDefault="7C23D62F" w:rsidP="295C87C8">
            <w:pPr>
              <w:rPr>
                <w:color w:val="000000" w:themeColor="text1"/>
                <w:sz w:val="22"/>
                <w:szCs w:val="22"/>
              </w:rPr>
            </w:pPr>
            <w:r w:rsidRPr="001B5578">
              <w:rPr>
                <w:color w:val="000000" w:themeColor="text1"/>
                <w:sz w:val="22"/>
                <w:szCs w:val="22"/>
              </w:rPr>
              <w:t>cdt:capacity</w:t>
            </w:r>
          </w:p>
        </w:tc>
      </w:tr>
      <w:tr w:rsidR="295C87C8" w:rsidRPr="001B5578" w14:paraId="487D3105" w14:textId="77777777" w:rsidTr="295C87C8">
        <w:trPr>
          <w:trHeight w:val="300"/>
        </w:trPr>
        <w:tc>
          <w:tcPr>
            <w:tcW w:w="3120" w:type="dxa"/>
          </w:tcPr>
          <w:p w14:paraId="6136995A" w14:textId="68CDAEA9" w:rsidR="7C23D62F" w:rsidRPr="001B5578" w:rsidRDefault="7C23D62F" w:rsidP="295C87C8">
            <w:pPr>
              <w:rPr>
                <w:color w:val="000000" w:themeColor="text1"/>
                <w:sz w:val="22"/>
                <w:szCs w:val="22"/>
              </w:rPr>
            </w:pPr>
            <w:r w:rsidRPr="001B5578">
              <w:rPr>
                <w:color w:val="000000" w:themeColor="text1"/>
                <w:sz w:val="22"/>
                <w:szCs w:val="22"/>
              </w:rPr>
              <w:t>drive_through</w:t>
            </w:r>
          </w:p>
        </w:tc>
        <w:tc>
          <w:tcPr>
            <w:tcW w:w="3120" w:type="dxa"/>
          </w:tcPr>
          <w:p w14:paraId="2C7E4564" w14:textId="55B6DF55" w:rsidR="7C23D62F" w:rsidRPr="001B5578" w:rsidRDefault="7C23D62F" w:rsidP="295C87C8">
            <w:pPr>
              <w:rPr>
                <w:rFonts w:ascii="Aptos" w:eastAsia="Aptos" w:hAnsi="Aptos" w:cs="Aptos"/>
                <w:sz w:val="21"/>
                <w:szCs w:val="21"/>
              </w:rPr>
            </w:pPr>
            <w:r w:rsidRPr="001B5578">
              <w:rPr>
                <w:rFonts w:ascii="Aptos" w:eastAsia="Aptos" w:hAnsi="Aptos" w:cs="Aptos"/>
                <w:color w:val="252525"/>
                <w:sz w:val="21"/>
                <w:szCs w:val="21"/>
              </w:rPr>
              <w:t>To indicate whether an amenity offers a drive-through service</w:t>
            </w:r>
          </w:p>
        </w:tc>
        <w:tc>
          <w:tcPr>
            <w:tcW w:w="3120" w:type="dxa"/>
          </w:tcPr>
          <w:p w14:paraId="5272BA95" w14:textId="229F5FB0" w:rsidR="7C23D62F" w:rsidRPr="001B5578" w:rsidRDefault="7C23D62F" w:rsidP="295C87C8">
            <w:pPr>
              <w:rPr>
                <w:color w:val="000000" w:themeColor="text1"/>
                <w:sz w:val="22"/>
                <w:szCs w:val="22"/>
              </w:rPr>
            </w:pPr>
            <w:r w:rsidRPr="001B5578">
              <w:rPr>
                <w:color w:val="000000" w:themeColor="text1"/>
                <w:sz w:val="22"/>
                <w:szCs w:val="22"/>
              </w:rPr>
              <w:t>cdt:driveThrough</w:t>
            </w:r>
          </w:p>
        </w:tc>
      </w:tr>
    </w:tbl>
    <w:p w14:paraId="1AA164D0" w14:textId="620A6481" w:rsidR="4AC69D9D" w:rsidRPr="001B5578" w:rsidRDefault="4AC69D9D" w:rsidP="4AC69D9D">
      <w:pPr>
        <w:pStyle w:val="Heading2"/>
        <w:spacing w:line="259" w:lineRule="auto"/>
      </w:pPr>
    </w:p>
    <w:p w14:paraId="0E983CF3" w14:textId="728AC9B4" w:rsidR="059164E2" w:rsidRPr="001B5578" w:rsidRDefault="1E3EFFE5" w:rsidP="1645757A">
      <w:pPr>
        <w:pStyle w:val="Heading2"/>
        <w:spacing w:line="259" w:lineRule="auto"/>
        <w:rPr>
          <w:color w:val="000000" w:themeColor="text1"/>
          <w:sz w:val="22"/>
          <w:szCs w:val="22"/>
        </w:rPr>
      </w:pPr>
      <w:bookmarkStart w:id="19" w:name="_Toc201121270"/>
      <w:r w:rsidRPr="001B5578">
        <w:t>Complete Community Walking Distance Indicator</w:t>
      </w:r>
      <w:bookmarkEnd w:id="19"/>
    </w:p>
    <w:p w14:paraId="1A4E3156" w14:textId="31D3DA5C" w:rsidR="059164E2" w:rsidRPr="001B5578" w:rsidRDefault="059164E2" w:rsidP="1645757A">
      <w:pPr>
        <w:spacing w:line="259" w:lineRule="auto"/>
        <w:rPr>
          <w:color w:val="000000" w:themeColor="text1"/>
          <w:sz w:val="22"/>
          <w:szCs w:val="22"/>
        </w:rPr>
      </w:pPr>
      <w:r w:rsidRPr="001B5578">
        <w:rPr>
          <w:color w:val="000000" w:themeColor="text1"/>
          <w:sz w:val="22"/>
          <w:szCs w:val="22"/>
        </w:rPr>
        <w:t xml:space="preserve">This is an ontological representation of a complete community walking distance indicator that shows the percentage of residential buildings in a geographic area that are within a specified distance of a complete community amenity.  The diagram </w:t>
      </w:r>
      <w:r w:rsidR="0F0594A1" w:rsidRPr="001B5578">
        <w:rPr>
          <w:color w:val="000000" w:themeColor="text1"/>
          <w:sz w:val="22"/>
          <w:szCs w:val="22"/>
        </w:rPr>
        <w:t>below</w:t>
      </w:r>
      <w:r w:rsidRPr="001B5578">
        <w:rPr>
          <w:color w:val="000000" w:themeColor="text1"/>
          <w:sz w:val="22"/>
          <w:szCs w:val="22"/>
        </w:rPr>
        <w:t xml:space="preserve"> shows the representation of a walking distance indicator for parks where individual instances of an indicator represent the walking distance indicator for a geographic area specified by the “hasLocation” property.  This indicator is linked to a measure instance using the “value” property and the measure instance is linked to the value of the indicator using the “numerical_value”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r w:rsidR="68A0CFE2" w:rsidRPr="001B5578">
        <w:rPr>
          <w:color w:val="000000" w:themeColor="text1"/>
          <w:sz w:val="22"/>
          <w:szCs w:val="22"/>
        </w:rPr>
        <w:t xml:space="preserve">  Similar indicators are also available for other Complete Community amenities.</w:t>
      </w:r>
    </w:p>
    <w:p w14:paraId="2B6047DD" w14:textId="77777777" w:rsidR="1645757A" w:rsidRPr="001B5578" w:rsidRDefault="1645757A"/>
    <w:p w14:paraId="6A696589" w14:textId="37C2A5BB" w:rsidR="059164E2" w:rsidRPr="001B5578" w:rsidRDefault="059164E2" w:rsidP="1645757A">
      <w:pPr>
        <w:spacing w:line="259" w:lineRule="auto"/>
      </w:pPr>
      <w:r w:rsidRPr="001B5578">
        <w:rPr>
          <w:noProof/>
        </w:rPr>
        <w:lastRenderedPageBreak/>
        <w:drawing>
          <wp:inline distT="0" distB="0" distL="0" distR="0" wp14:anchorId="547A720E" wp14:editId="1B4EEABB">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14:paraId="160AA5DD" w14:textId="5046DE91" w:rsidR="1645757A" w:rsidRPr="001B5578" w:rsidRDefault="1645757A" w:rsidP="1645757A"/>
    <w:p w14:paraId="50FB2240" w14:textId="173E57C1" w:rsidR="78AEF744" w:rsidRPr="001B5578" w:rsidRDefault="30024EE5" w:rsidP="1645757A">
      <w:pPr>
        <w:pStyle w:val="Heading2"/>
        <w:spacing w:line="259" w:lineRule="auto"/>
        <w:rPr>
          <w:rFonts w:ascii="Calibri" w:eastAsia="Calibri" w:hAnsi="Calibri" w:cs="Calibri"/>
          <w:color w:val="000000" w:themeColor="text1"/>
          <w:sz w:val="22"/>
          <w:szCs w:val="22"/>
        </w:rPr>
      </w:pPr>
      <w:bookmarkStart w:id="20" w:name="_Toc201121271"/>
      <w:r w:rsidRPr="001B5578">
        <w:t>Parks</w:t>
      </w:r>
      <w:bookmarkEnd w:id="20"/>
    </w:p>
    <w:p w14:paraId="5DF12EC2" w14:textId="24EE6982" w:rsidR="00107982" w:rsidRPr="001B5578" w:rsidRDefault="0CA3BCC1" w:rsidP="00107982">
      <w:pPr>
        <w:spacing w:line="259" w:lineRule="auto"/>
        <w:rPr>
          <w:color w:val="000000" w:themeColor="text1"/>
          <w:sz w:val="22"/>
          <w:szCs w:val="22"/>
        </w:rPr>
      </w:pPr>
      <w:r w:rsidRPr="001B5578">
        <w:rPr>
          <w:color w:val="000000" w:themeColor="text1"/>
          <w:sz w:val="22"/>
          <w:szCs w:val="22"/>
        </w:rPr>
        <w:t xml:space="preserve">This is an ontological representation of park data.  Parks are represented as instances of the Park class from the Recreation Ontology for Global City Indicators.  Parks can have a name which is linked via the hasName property, </w:t>
      </w:r>
      <w:r w:rsidR="71734FEC" w:rsidRPr="001B5578">
        <w:rPr>
          <w:color w:val="000000" w:themeColor="text1"/>
          <w:sz w:val="22"/>
          <w:szCs w:val="22"/>
        </w:rPr>
        <w:t xml:space="preserve">an operator which is linked via the operator property, </w:t>
      </w:r>
      <w:r w:rsidR="5BE0BCF1" w:rsidRPr="001B5578">
        <w:rPr>
          <w:color w:val="000000" w:themeColor="text1"/>
          <w:sz w:val="22"/>
          <w:szCs w:val="22"/>
        </w:rPr>
        <w:t xml:space="preserve">an operator type (e.g. public, private) which is linked via the operatorType property, a value describing the physical </w:t>
      </w:r>
      <w:r w:rsidR="787BBFF3" w:rsidRPr="001B5578">
        <w:rPr>
          <w:color w:val="000000" w:themeColor="text1"/>
          <w:sz w:val="22"/>
          <w:szCs w:val="22"/>
        </w:rPr>
        <w:t xml:space="preserve">surface of the park which is linked via the surface property, opening hours which is linked via the openingHours property, a website which is linked </w:t>
      </w:r>
      <w:r w:rsidR="73ABD854" w:rsidRPr="001B5578">
        <w:rPr>
          <w:color w:val="000000" w:themeColor="text1"/>
          <w:sz w:val="22"/>
          <w:szCs w:val="22"/>
        </w:rPr>
        <w:t>via the website propert</w:t>
      </w:r>
      <w:r w:rsidR="2B6815EF" w:rsidRPr="001B5578">
        <w:rPr>
          <w:color w:val="000000" w:themeColor="text1"/>
          <w:sz w:val="22"/>
          <w:szCs w:val="22"/>
        </w:rPr>
        <w:t xml:space="preserve">y, </w:t>
      </w:r>
      <w:r w:rsidR="73ABD854" w:rsidRPr="001B5578">
        <w:rPr>
          <w:color w:val="000000" w:themeColor="text1"/>
          <w:sz w:val="22"/>
          <w:szCs w:val="22"/>
        </w:rPr>
        <w:t xml:space="preserve">an indicator for whether the park is lit or not via the lit property, </w:t>
      </w:r>
      <w:r w:rsidR="36AB3EB2" w:rsidRPr="001B5578">
        <w:rPr>
          <w:color w:val="000000" w:themeColor="text1"/>
          <w:sz w:val="22"/>
          <w:szCs w:val="22"/>
        </w:rPr>
        <w:t>a hasArea property that links the park to its area instance and area value using the nume</w:t>
      </w:r>
      <w:r w:rsidR="7100618F" w:rsidRPr="001B5578">
        <w:rPr>
          <w:color w:val="000000" w:themeColor="text1"/>
          <w:sz w:val="22"/>
          <w:szCs w:val="22"/>
        </w:rPr>
        <w:t xml:space="preserve">rical_value property, </w:t>
      </w:r>
      <w:r w:rsidRPr="001B5578">
        <w:rPr>
          <w:color w:val="000000" w:themeColor="text1"/>
          <w:sz w:val="22"/>
          <w:szCs w:val="22"/>
        </w:rPr>
        <w:t xml:space="preserve">a Location instance and a set of geospatial coordinates linked using the hasLocation and asWKT property respectively, and a code instance that </w:t>
      </w:r>
      <w:r w:rsidR="00297F8A" w:rsidRPr="001B5578">
        <w:rPr>
          <w:color w:val="000000" w:themeColor="text1"/>
          <w:sz w:val="22"/>
          <w:szCs w:val="22"/>
        </w:rPr>
        <w:t xml:space="preserve">can be used to link the </w:t>
      </w:r>
      <w:r w:rsidR="05D4F3C7" w:rsidRPr="001B5578">
        <w:rPr>
          <w:color w:val="000000" w:themeColor="text1"/>
          <w:sz w:val="22"/>
          <w:szCs w:val="22"/>
        </w:rPr>
        <w:t>park to a specific set list of values</w:t>
      </w:r>
      <w:r w:rsidR="435BA551" w:rsidRPr="001B5578">
        <w:rPr>
          <w:color w:val="000000" w:themeColor="text1"/>
          <w:sz w:val="22"/>
          <w:szCs w:val="22"/>
        </w:rPr>
        <w:t xml:space="preserve"> (e.g., classification systems)</w:t>
      </w:r>
      <w:r w:rsidRPr="001B5578">
        <w:rPr>
          <w:color w:val="000000" w:themeColor="text1"/>
          <w:sz w:val="22"/>
          <w:szCs w:val="22"/>
        </w:rPr>
        <w:t>.</w:t>
      </w:r>
    </w:p>
    <w:p w14:paraId="1DF61B88" w14:textId="67AA4F5C" w:rsidR="3CD7998C" w:rsidRPr="001B5578" w:rsidRDefault="501B366D" w:rsidP="731B83EB">
      <w:pPr>
        <w:spacing w:line="259" w:lineRule="auto"/>
        <w:rPr>
          <w:color w:val="000000" w:themeColor="text1"/>
          <w:sz w:val="22"/>
          <w:szCs w:val="22"/>
        </w:rPr>
      </w:pPr>
      <w:r w:rsidRPr="001B5578">
        <w:rPr>
          <w:color w:val="000000" w:themeColor="text1"/>
          <w:sz w:val="22"/>
          <w:szCs w:val="22"/>
        </w:rPr>
        <w:t>Additionally, f</w:t>
      </w:r>
      <w:r w:rsidR="3CD7998C" w:rsidRPr="001B5578">
        <w:rPr>
          <w:color w:val="000000" w:themeColor="text1"/>
          <w:sz w:val="22"/>
          <w:szCs w:val="22"/>
        </w:rPr>
        <w:t xml:space="preserve">or OpenStreetMap </w:t>
      </w:r>
      <w:r w:rsidR="6E7EA512" w:rsidRPr="001B5578">
        <w:rPr>
          <w:color w:val="000000" w:themeColor="text1"/>
          <w:sz w:val="22"/>
          <w:szCs w:val="22"/>
        </w:rPr>
        <w:t xml:space="preserve">park </w:t>
      </w:r>
      <w:r w:rsidR="3CD7998C" w:rsidRPr="001B5578">
        <w:rPr>
          <w:color w:val="000000" w:themeColor="text1"/>
          <w:sz w:val="22"/>
          <w:szCs w:val="22"/>
        </w:rPr>
        <w:t>data</w:t>
      </w:r>
      <w:r w:rsidR="06830CD4" w:rsidRPr="001B5578">
        <w:rPr>
          <w:color w:val="000000" w:themeColor="text1"/>
          <w:sz w:val="22"/>
          <w:szCs w:val="22"/>
        </w:rPr>
        <w:t>, the instance can also have an osmID property that links the park to its OSM ID (a unique identifier that is used in OpenStreetMap</w:t>
      </w:r>
      <w:r w:rsidR="4823BBA8" w:rsidRPr="001B5578">
        <w:rPr>
          <w:color w:val="000000" w:themeColor="text1"/>
          <w:sz w:val="22"/>
          <w:szCs w:val="22"/>
        </w:rPr>
        <w:t xml:space="preserve">).  It can also be linked to </w:t>
      </w:r>
      <w:r w:rsidR="748A7F7A" w:rsidRPr="001B5578">
        <w:rPr>
          <w:color w:val="000000" w:themeColor="text1"/>
          <w:sz w:val="22"/>
          <w:szCs w:val="22"/>
        </w:rPr>
        <w:lastRenderedPageBreak/>
        <w:t xml:space="preserve">OpenStreetMap’s “leisure=park” tag that is used to identify parks in OpenStreetMap using the </w:t>
      </w:r>
      <w:r w:rsidR="110DEA4E" w:rsidRPr="001B5578">
        <w:rPr>
          <w:color w:val="000000" w:themeColor="text1"/>
          <w:sz w:val="22"/>
          <w:szCs w:val="22"/>
        </w:rPr>
        <w:t>hasCode property and Code class.</w:t>
      </w:r>
      <w:r w:rsidR="4823BBA8" w:rsidRPr="001B5578">
        <w:rPr>
          <w:color w:val="000000" w:themeColor="text1"/>
          <w:sz w:val="22"/>
          <w:szCs w:val="22"/>
        </w:rPr>
        <w:t xml:space="preserve"> </w:t>
      </w:r>
    </w:p>
    <w:p w14:paraId="41A589BD" w14:textId="358E5101" w:rsidR="2D6572E3" w:rsidRPr="001B5578" w:rsidRDefault="2D6572E3" w:rsidP="41BAC752">
      <w:pPr>
        <w:spacing w:line="259" w:lineRule="auto"/>
        <w:rPr>
          <w:color w:val="000000" w:themeColor="text1"/>
          <w:sz w:val="22"/>
          <w:szCs w:val="22"/>
        </w:rPr>
      </w:pPr>
      <w:r w:rsidRPr="001B5578">
        <w:rPr>
          <w:color w:val="000000" w:themeColor="text1"/>
          <w:sz w:val="22"/>
          <w:szCs w:val="22"/>
        </w:rPr>
        <w:t>The value of a park’s surface area is calculated using</w:t>
      </w:r>
      <w:r w:rsidR="02A1E286" w:rsidRPr="001B5578">
        <w:rPr>
          <w:color w:val="000000" w:themeColor="text1"/>
          <w:sz w:val="22"/>
          <w:szCs w:val="22"/>
        </w:rPr>
        <w:t xml:space="preserve"> the Pyproj (a cartographic projections and coordinate transformations library for Python)</w:t>
      </w:r>
      <w:r w:rsidRPr="001B5578">
        <w:rPr>
          <w:color w:val="000000" w:themeColor="text1"/>
          <w:sz w:val="22"/>
          <w:szCs w:val="22"/>
        </w:rPr>
        <w:t xml:space="preserve"> </w:t>
      </w:r>
      <w:r w:rsidR="5A443BAB" w:rsidRPr="001B5578">
        <w:rPr>
          <w:color w:val="000000" w:themeColor="text1"/>
          <w:sz w:val="22"/>
          <w:szCs w:val="22"/>
        </w:rPr>
        <w:t xml:space="preserve">and </w:t>
      </w:r>
      <w:r w:rsidR="669C3937" w:rsidRPr="001B5578">
        <w:rPr>
          <w:color w:val="000000" w:themeColor="text1"/>
          <w:sz w:val="22"/>
          <w:szCs w:val="22"/>
        </w:rPr>
        <w:t>its polygon coordinates</w:t>
      </w:r>
      <w:r w:rsidR="36EFE9DE" w:rsidRPr="001B5578">
        <w:rPr>
          <w:color w:val="000000" w:themeColor="text1"/>
          <w:sz w:val="22"/>
          <w:szCs w:val="22"/>
        </w:rPr>
        <w:t>.  The Shapely Python package is also used to convert the coordinates into a Shapely shape for use with Pyproj</w:t>
      </w:r>
      <w:r w:rsidR="3DF3F345" w:rsidRPr="001B5578">
        <w:rPr>
          <w:color w:val="000000" w:themeColor="text1"/>
          <w:sz w:val="22"/>
          <w:szCs w:val="22"/>
        </w:rPr>
        <w:t xml:space="preserve"> functions.</w:t>
      </w:r>
    </w:p>
    <w:p w14:paraId="42944AA3" w14:textId="1B343F24" w:rsidR="00107982" w:rsidRPr="001B5578" w:rsidRDefault="319F6766" w:rsidP="0E60214F">
      <w:r w:rsidRPr="001B5578">
        <w:rPr>
          <w:noProof/>
        </w:rPr>
        <w:drawing>
          <wp:inline distT="0" distB="0" distL="0" distR="0" wp14:anchorId="05BDE862" wp14:editId="04285B9B">
            <wp:extent cx="6797992" cy="3486150"/>
            <wp:effectExtent l="0" t="0" r="0" b="0"/>
            <wp:docPr id="1078087978" name="Picture 107808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7992" cy="3486150"/>
                    </a:xfrm>
                    <a:prstGeom prst="rect">
                      <a:avLst/>
                    </a:prstGeom>
                  </pic:spPr>
                </pic:pic>
              </a:graphicData>
            </a:graphic>
          </wp:inline>
        </w:drawing>
      </w:r>
    </w:p>
    <w:p w14:paraId="47B4FF83" w14:textId="25818AAD" w:rsidR="78AEF744" w:rsidRPr="001B5578" w:rsidRDefault="78AEF744" w:rsidP="1B9E1760">
      <w:pPr>
        <w:spacing w:line="259" w:lineRule="auto"/>
      </w:pPr>
    </w:p>
    <w:p w14:paraId="6CC0C94C" w14:textId="0E28C459" w:rsidR="06D5173D" w:rsidRPr="001B5578" w:rsidRDefault="77423D95" w:rsidP="21CBBABB">
      <w:pPr>
        <w:pStyle w:val="Heading2"/>
        <w:spacing w:line="259" w:lineRule="auto"/>
        <w:rPr>
          <w:color w:val="000000" w:themeColor="text1"/>
          <w:sz w:val="22"/>
          <w:szCs w:val="22"/>
        </w:rPr>
      </w:pPr>
      <w:bookmarkStart w:id="21" w:name="_Toc201121272"/>
      <w:r w:rsidRPr="001B5578">
        <w:t>Schools</w:t>
      </w:r>
      <w:bookmarkEnd w:id="21"/>
    </w:p>
    <w:p w14:paraId="1463B4EB" w14:textId="1026C7F5" w:rsidR="0061002F" w:rsidRPr="001B5578" w:rsidRDefault="0061002F" w:rsidP="0061002F">
      <w:pPr>
        <w:spacing w:line="259" w:lineRule="auto"/>
        <w:rPr>
          <w:color w:val="000000" w:themeColor="text1"/>
          <w:sz w:val="22"/>
          <w:szCs w:val="22"/>
        </w:rPr>
      </w:pPr>
      <w:r w:rsidRPr="001B5578">
        <w:rPr>
          <w:color w:val="000000" w:themeColor="text1"/>
          <w:sz w:val="22"/>
          <w:szCs w:val="22"/>
        </w:rPr>
        <w:t>This is an ontological representation of school data.  Schools are represented as instances of the School class from the</w:t>
      </w:r>
      <w:r w:rsidR="50BF7B6A" w:rsidRPr="001B5578">
        <w:rPr>
          <w:color w:val="000000" w:themeColor="text1"/>
          <w:sz w:val="22"/>
          <w:szCs w:val="22"/>
        </w:rPr>
        <w:t xml:space="preserve"> GCI</w:t>
      </w:r>
      <w:r w:rsidRPr="001B5578">
        <w:rPr>
          <w:color w:val="000000" w:themeColor="text1"/>
          <w:sz w:val="22"/>
          <w:szCs w:val="22"/>
        </w:rPr>
        <w:t xml:space="preserve"> Education Ontology</w:t>
      </w:r>
      <w:r w:rsidR="21112FE8" w:rsidRPr="001B5578">
        <w:rPr>
          <w:color w:val="000000" w:themeColor="text1"/>
          <w:sz w:val="22"/>
          <w:szCs w:val="22"/>
        </w:rPr>
        <w:t xml:space="preserve"> (GCIE)</w:t>
      </w:r>
      <w:r w:rsidR="6BCB6332" w:rsidRPr="001B5578">
        <w:rPr>
          <w:color w:val="000000" w:themeColor="text1"/>
          <w:sz w:val="22"/>
          <w:szCs w:val="22"/>
        </w:rPr>
        <w:t xml:space="preserve"> which is also a subclass of the EducationFacility class from GCIE and the CompleteCommunityAmenity class</w:t>
      </w:r>
      <w:r w:rsidRPr="001B5578">
        <w:rPr>
          <w:color w:val="000000" w:themeColor="text1"/>
          <w:sz w:val="22"/>
          <w:szCs w:val="22"/>
        </w:rPr>
        <w:t xml:space="preserve">.  Schools can </w:t>
      </w:r>
      <w:r w:rsidR="178CF077" w:rsidRPr="001B5578">
        <w:rPr>
          <w:color w:val="000000" w:themeColor="text1"/>
          <w:sz w:val="22"/>
          <w:szCs w:val="22"/>
        </w:rPr>
        <w:t>have</w:t>
      </w:r>
      <w:r w:rsidRPr="001B5578">
        <w:rPr>
          <w:color w:val="000000" w:themeColor="text1"/>
          <w:sz w:val="22"/>
          <w:szCs w:val="22"/>
        </w:rPr>
        <w:t xml:space="preserve"> a name which is linked via the hasName property, </w:t>
      </w:r>
      <w:r w:rsidR="552C2952" w:rsidRPr="001B5578">
        <w:rPr>
          <w:color w:val="000000" w:themeColor="text1"/>
          <w:sz w:val="22"/>
          <w:szCs w:val="22"/>
        </w:rPr>
        <w:t xml:space="preserve">a website which is linked via the website property, a religion </w:t>
      </w:r>
      <w:r w:rsidR="0D13360C" w:rsidRPr="001B5578">
        <w:rPr>
          <w:color w:val="000000" w:themeColor="text1"/>
          <w:sz w:val="22"/>
          <w:szCs w:val="22"/>
        </w:rPr>
        <w:t>which is linked via the religion property, a phone number which is linked via the hasPhoneNumber property, an ownership type (e.g. public, private)</w:t>
      </w:r>
      <w:r w:rsidR="1A3C3C74" w:rsidRPr="001B5578">
        <w:rPr>
          <w:color w:val="000000" w:themeColor="text1"/>
          <w:sz w:val="22"/>
          <w:szCs w:val="22"/>
        </w:rPr>
        <w:t xml:space="preserve"> which is linked</w:t>
      </w:r>
      <w:r w:rsidR="0D13360C" w:rsidRPr="001B5578">
        <w:rPr>
          <w:color w:val="000000" w:themeColor="text1"/>
          <w:sz w:val="22"/>
          <w:szCs w:val="22"/>
        </w:rPr>
        <w:t xml:space="preserve"> via the has_</w:t>
      </w:r>
      <w:r w:rsidR="0CC2CD96" w:rsidRPr="001B5578">
        <w:rPr>
          <w:color w:val="000000" w:themeColor="text1"/>
          <w:sz w:val="22"/>
          <w:szCs w:val="22"/>
        </w:rPr>
        <w:t>O</w:t>
      </w:r>
      <w:r w:rsidR="0D13360C" w:rsidRPr="001B5578">
        <w:rPr>
          <w:color w:val="000000" w:themeColor="text1"/>
          <w:sz w:val="22"/>
          <w:szCs w:val="22"/>
        </w:rPr>
        <w:t xml:space="preserve">wnership property, </w:t>
      </w:r>
      <w:r w:rsidR="52536F6F" w:rsidRPr="001B5578">
        <w:rPr>
          <w:color w:val="000000" w:themeColor="text1"/>
          <w:sz w:val="22"/>
          <w:szCs w:val="22"/>
        </w:rPr>
        <w:t>an operator which is link</w:t>
      </w:r>
      <w:r w:rsidR="40E791C5" w:rsidRPr="001B5578">
        <w:rPr>
          <w:color w:val="000000" w:themeColor="text1"/>
          <w:sz w:val="22"/>
          <w:szCs w:val="22"/>
        </w:rPr>
        <w:t>ed via the operator property, a language of instruction (i.e. the language used to teach in a school</w:t>
      </w:r>
      <w:r w:rsidR="472B9F84" w:rsidRPr="001B5578">
        <w:rPr>
          <w:color w:val="000000" w:themeColor="text1"/>
          <w:sz w:val="22"/>
          <w:szCs w:val="22"/>
        </w:rPr>
        <w:t>) which is linked via the languageOfInstruction property,</w:t>
      </w:r>
      <w:r w:rsidR="40E791C5" w:rsidRPr="001B5578">
        <w:rPr>
          <w:color w:val="000000" w:themeColor="text1"/>
          <w:sz w:val="22"/>
          <w:szCs w:val="22"/>
        </w:rPr>
        <w:t xml:space="preserve"> </w:t>
      </w:r>
      <w:r w:rsidR="7A63F0C9" w:rsidRPr="001B5578">
        <w:rPr>
          <w:color w:val="000000" w:themeColor="text1"/>
          <w:sz w:val="22"/>
          <w:szCs w:val="22"/>
        </w:rPr>
        <w:t>its wheelch</w:t>
      </w:r>
      <w:r w:rsidR="40E791C5" w:rsidRPr="001B5578">
        <w:rPr>
          <w:color w:val="000000" w:themeColor="text1"/>
          <w:sz w:val="22"/>
          <w:szCs w:val="22"/>
        </w:rPr>
        <w:t>a</w:t>
      </w:r>
      <w:r w:rsidR="5A6F3341" w:rsidRPr="001B5578">
        <w:rPr>
          <w:color w:val="000000" w:themeColor="text1"/>
          <w:sz w:val="22"/>
          <w:szCs w:val="22"/>
        </w:rPr>
        <w:t>ir accessibility</w:t>
      </w:r>
      <w:r w:rsidR="450D5DC5" w:rsidRPr="001B5578">
        <w:rPr>
          <w:color w:val="000000" w:themeColor="text1"/>
          <w:sz w:val="22"/>
          <w:szCs w:val="22"/>
        </w:rPr>
        <w:t xml:space="preserve"> </w:t>
      </w:r>
      <w:r w:rsidR="3C35ABDB" w:rsidRPr="001B5578">
        <w:rPr>
          <w:color w:val="000000" w:themeColor="text1"/>
          <w:sz w:val="22"/>
          <w:szCs w:val="22"/>
        </w:rPr>
        <w:t xml:space="preserve">which is linked </w:t>
      </w:r>
      <w:r w:rsidR="450D5DC5" w:rsidRPr="001B5578">
        <w:rPr>
          <w:color w:val="000000" w:themeColor="text1"/>
          <w:sz w:val="22"/>
          <w:szCs w:val="22"/>
        </w:rPr>
        <w:t>via the wheelchairAccess property, a</w:t>
      </w:r>
      <w:r w:rsidRPr="001B5578">
        <w:rPr>
          <w:color w:val="000000" w:themeColor="text1"/>
          <w:sz w:val="22"/>
          <w:szCs w:val="22"/>
        </w:rPr>
        <w:t xml:space="preserve"> Location instance and a set of geospatial coordinates linked using the hasLocation and asWKT property respectively.  School classes are linked to an ISCED code instance which describes the level of education that type of school provides.  For example, in the diagram </w:t>
      </w:r>
      <w:r w:rsidR="714E53EB" w:rsidRPr="001B5578">
        <w:rPr>
          <w:color w:val="000000" w:themeColor="text1"/>
          <w:sz w:val="22"/>
          <w:szCs w:val="22"/>
        </w:rPr>
        <w:t>below</w:t>
      </w:r>
      <w:r w:rsidRPr="001B5578">
        <w:rPr>
          <w:color w:val="000000" w:themeColor="text1"/>
          <w:sz w:val="22"/>
          <w:szCs w:val="22"/>
        </w:rPr>
        <w:t>, the PublicPrimarySchool class has an ISCED code of level 1 which represents Primary Education (i.e., programmes typically designed to provide students with fundamental skills in reading, writing and mathematics and to establish a solid foundation for learning.)</w:t>
      </w:r>
    </w:p>
    <w:p w14:paraId="37A789EB" w14:textId="1DB6A2EC" w:rsidR="6E007A4F" w:rsidRPr="001B5578" w:rsidRDefault="6E007A4F" w:rsidP="0E60214F">
      <w:pPr>
        <w:spacing w:line="259" w:lineRule="auto"/>
        <w:rPr>
          <w:color w:val="000000" w:themeColor="text1"/>
          <w:sz w:val="22"/>
          <w:szCs w:val="22"/>
        </w:rPr>
      </w:pPr>
      <w:r w:rsidRPr="001B5578">
        <w:rPr>
          <w:color w:val="000000" w:themeColor="text1"/>
          <w:sz w:val="22"/>
          <w:szCs w:val="22"/>
        </w:rPr>
        <w:lastRenderedPageBreak/>
        <w:t xml:space="preserve">Additionally, for </w:t>
      </w:r>
      <w:r w:rsidR="655079CD" w:rsidRPr="001B5578">
        <w:rPr>
          <w:color w:val="000000" w:themeColor="text1"/>
          <w:sz w:val="22"/>
          <w:szCs w:val="22"/>
        </w:rPr>
        <w:t xml:space="preserve">OpenStreetMap school data, the instance can also have an osmID property that links the </w:t>
      </w:r>
      <w:r w:rsidR="03C50603" w:rsidRPr="001B5578">
        <w:rPr>
          <w:color w:val="000000" w:themeColor="text1"/>
          <w:sz w:val="22"/>
          <w:szCs w:val="22"/>
        </w:rPr>
        <w:t>school</w:t>
      </w:r>
      <w:r w:rsidR="655079CD" w:rsidRPr="001B5578">
        <w:rPr>
          <w:color w:val="000000" w:themeColor="text1"/>
          <w:sz w:val="22"/>
          <w:szCs w:val="22"/>
        </w:rPr>
        <w:t xml:space="preserve"> to its OSM ID (a unique identifier that is used in OpenStreetMap).</w:t>
      </w:r>
    </w:p>
    <w:p w14:paraId="6151A65D" w14:textId="52970DB7" w:rsidR="66E16A9B" w:rsidRPr="001B5578" w:rsidRDefault="66E16A9B" w:rsidP="41BAC752">
      <w:pPr>
        <w:spacing w:line="259" w:lineRule="auto"/>
        <w:rPr>
          <w:color w:val="000000" w:themeColor="text1"/>
          <w:sz w:val="22"/>
          <w:szCs w:val="22"/>
        </w:rPr>
      </w:pPr>
      <w:r w:rsidRPr="001B5578">
        <w:rPr>
          <w:color w:val="000000" w:themeColor="text1"/>
          <w:sz w:val="22"/>
          <w:szCs w:val="22"/>
        </w:rPr>
        <w:t>Schools with different operator types (e.g. public, private) and le</w:t>
      </w:r>
      <w:r w:rsidR="5C946D78" w:rsidRPr="001B5578">
        <w:rPr>
          <w:color w:val="000000" w:themeColor="text1"/>
          <w:sz w:val="22"/>
          <w:szCs w:val="22"/>
        </w:rPr>
        <w:t xml:space="preserve">vel of education are placed in the appropriate school subclass from the GCIE ontology (e.g. a primary school that is </w:t>
      </w:r>
      <w:r w:rsidR="676E8DB0" w:rsidRPr="001B5578">
        <w:rPr>
          <w:color w:val="000000" w:themeColor="text1"/>
          <w:sz w:val="22"/>
          <w:szCs w:val="22"/>
        </w:rPr>
        <w:t>publicly</w:t>
      </w:r>
      <w:r w:rsidR="5C946D78" w:rsidRPr="001B5578">
        <w:rPr>
          <w:color w:val="000000" w:themeColor="text1"/>
          <w:sz w:val="22"/>
          <w:szCs w:val="22"/>
        </w:rPr>
        <w:t xml:space="preserve"> operated</w:t>
      </w:r>
      <w:r w:rsidR="57A6845A" w:rsidRPr="001B5578">
        <w:rPr>
          <w:color w:val="000000" w:themeColor="text1"/>
          <w:sz w:val="22"/>
          <w:szCs w:val="22"/>
        </w:rPr>
        <w:t xml:space="preserve"> would be an instance of the gcie:PublicPrimarySchool class)</w:t>
      </w:r>
      <w:r w:rsidR="7C711A27" w:rsidRPr="001B5578">
        <w:rPr>
          <w:color w:val="000000" w:themeColor="text1"/>
          <w:sz w:val="22"/>
          <w:szCs w:val="22"/>
        </w:rPr>
        <w:t>.</w:t>
      </w:r>
    </w:p>
    <w:p w14:paraId="47479A32" w14:textId="31D07D1F" w:rsidR="06D5173D" w:rsidRPr="001B5578" w:rsidRDefault="6A57EF4A" w:rsidP="1B9E1760">
      <w:pPr>
        <w:spacing w:line="259" w:lineRule="auto"/>
      </w:pPr>
      <w:r w:rsidRPr="001B5578">
        <w:rPr>
          <w:noProof/>
        </w:rPr>
        <w:drawing>
          <wp:inline distT="0" distB="0" distL="0" distR="0" wp14:anchorId="392095F4" wp14:editId="3150CF2A">
            <wp:extent cx="6563802" cy="4838700"/>
            <wp:effectExtent l="0" t="0" r="0" b="0"/>
            <wp:docPr id="2028415149" name="Picture 202841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3802" cy="4838700"/>
                    </a:xfrm>
                    <a:prstGeom prst="rect">
                      <a:avLst/>
                    </a:prstGeom>
                  </pic:spPr>
                </pic:pic>
              </a:graphicData>
            </a:graphic>
          </wp:inline>
        </w:drawing>
      </w:r>
    </w:p>
    <w:p w14:paraId="2EF103CE" w14:textId="7CBA364A" w:rsidR="1B9E1760" w:rsidRPr="001B5578" w:rsidRDefault="25C2117C" w:rsidP="21CBBABB">
      <w:pPr>
        <w:pStyle w:val="Heading2"/>
        <w:spacing w:line="259" w:lineRule="auto"/>
        <w:rPr>
          <w:color w:val="000000" w:themeColor="text1"/>
          <w:sz w:val="22"/>
          <w:szCs w:val="22"/>
        </w:rPr>
      </w:pPr>
      <w:bookmarkStart w:id="22" w:name="_Toc201121273"/>
      <w:r w:rsidRPr="001B5578">
        <w:t>Kindergartens</w:t>
      </w:r>
      <w:bookmarkEnd w:id="22"/>
    </w:p>
    <w:p w14:paraId="27848445" w14:textId="5E65BD0E" w:rsidR="0061002F" w:rsidRPr="001B5578" w:rsidRDefault="0061002F" w:rsidP="0061002F">
      <w:pPr>
        <w:spacing w:line="259" w:lineRule="auto"/>
        <w:rPr>
          <w:color w:val="000000" w:themeColor="text1"/>
          <w:sz w:val="22"/>
          <w:szCs w:val="22"/>
        </w:rPr>
      </w:pPr>
      <w:r w:rsidRPr="001B5578">
        <w:rPr>
          <w:color w:val="000000" w:themeColor="text1"/>
          <w:sz w:val="22"/>
          <w:szCs w:val="22"/>
        </w:rPr>
        <w:t xml:space="preserve">This is an ontological representation of </w:t>
      </w:r>
      <w:r w:rsidR="466CF6C0" w:rsidRPr="001B5578">
        <w:rPr>
          <w:color w:val="000000" w:themeColor="text1"/>
          <w:sz w:val="22"/>
          <w:szCs w:val="22"/>
        </w:rPr>
        <w:t>kindergarten</w:t>
      </w:r>
      <w:r w:rsidRPr="001B5578">
        <w:rPr>
          <w:color w:val="000000" w:themeColor="text1"/>
          <w:sz w:val="22"/>
          <w:szCs w:val="22"/>
        </w:rPr>
        <w:t xml:space="preserve"> data.  Kindergartens are represented as instances of the Kindergarten class which is a subclass of the EducationFacility class from the </w:t>
      </w:r>
      <w:r w:rsidR="4DD4D684" w:rsidRPr="001B5578">
        <w:rPr>
          <w:color w:val="000000" w:themeColor="text1"/>
          <w:sz w:val="22"/>
          <w:szCs w:val="22"/>
        </w:rPr>
        <w:t xml:space="preserve">GCI </w:t>
      </w:r>
      <w:r w:rsidRPr="001B5578">
        <w:rPr>
          <w:color w:val="000000" w:themeColor="text1"/>
          <w:sz w:val="22"/>
          <w:szCs w:val="22"/>
        </w:rPr>
        <w:t>Education Ontology</w:t>
      </w:r>
      <w:r w:rsidR="5B04B78B" w:rsidRPr="001B5578">
        <w:rPr>
          <w:color w:val="000000" w:themeColor="text1"/>
          <w:sz w:val="22"/>
          <w:szCs w:val="22"/>
        </w:rPr>
        <w:t xml:space="preserve"> and the CompleteCommunityAmenity class</w:t>
      </w:r>
      <w:r w:rsidRPr="001B5578">
        <w:rPr>
          <w:color w:val="000000" w:themeColor="text1"/>
          <w:sz w:val="22"/>
          <w:szCs w:val="22"/>
        </w:rPr>
        <w:t xml:space="preserve">.  Kindergartens can have a name which is linked via the hasName property, </w:t>
      </w:r>
      <w:r w:rsidR="6FBBE68B" w:rsidRPr="001B5578">
        <w:rPr>
          <w:color w:val="000000" w:themeColor="text1"/>
          <w:sz w:val="22"/>
          <w:szCs w:val="22"/>
        </w:rPr>
        <w:t>a website which is linked via the website property, an operator which is linked via the operator property,</w:t>
      </w:r>
      <w:r w:rsidR="1046EEFD" w:rsidRPr="001B5578">
        <w:rPr>
          <w:color w:val="000000" w:themeColor="text1"/>
          <w:sz w:val="22"/>
          <w:szCs w:val="22"/>
        </w:rPr>
        <w:t xml:space="preserve"> a phone number which is linked via the hasTelephone property, its wheelchair accessibility</w:t>
      </w:r>
      <w:r w:rsidR="196907DD" w:rsidRPr="001B5578">
        <w:rPr>
          <w:color w:val="000000" w:themeColor="text1"/>
          <w:sz w:val="22"/>
          <w:szCs w:val="22"/>
        </w:rPr>
        <w:t xml:space="preserve"> which is linked via the wheelchairAccess property,</w:t>
      </w:r>
      <w:r w:rsidR="1046EEFD" w:rsidRPr="001B5578">
        <w:rPr>
          <w:color w:val="000000" w:themeColor="text1"/>
          <w:sz w:val="22"/>
          <w:szCs w:val="22"/>
        </w:rPr>
        <w:t xml:space="preserve"> </w:t>
      </w:r>
      <w:r w:rsidRPr="001B5578">
        <w:rPr>
          <w:color w:val="000000" w:themeColor="text1"/>
          <w:sz w:val="22"/>
          <w:szCs w:val="22"/>
        </w:rPr>
        <w:t xml:space="preserve">a Location instance and a set of geospatial coordinates linked using the hasLocation and asWKT property respectively.  The Kindergarten class is linked to an ISCED code instance which describes the level of education that a kindergarten provides using the hasCode property.  </w:t>
      </w:r>
      <w:r w:rsidRPr="001B5578">
        <w:rPr>
          <w:color w:val="000000" w:themeColor="text1"/>
          <w:sz w:val="22"/>
          <w:szCs w:val="22"/>
        </w:rPr>
        <w:lastRenderedPageBreak/>
        <w:t>Kindergartens provide ISCED level 0 education (i.e., education designed to support early development in preparation for participation in school and society).</w:t>
      </w:r>
    </w:p>
    <w:p w14:paraId="3282D758" w14:textId="03A76055" w:rsidR="2871C928" w:rsidRPr="001B5578" w:rsidRDefault="2871C928" w:rsidP="1645757A">
      <w:pPr>
        <w:spacing w:line="259" w:lineRule="auto"/>
        <w:rPr>
          <w:color w:val="000000" w:themeColor="text1"/>
          <w:sz w:val="22"/>
          <w:szCs w:val="22"/>
        </w:rPr>
      </w:pPr>
      <w:r w:rsidRPr="001B5578">
        <w:rPr>
          <w:color w:val="000000" w:themeColor="text1"/>
          <w:sz w:val="22"/>
          <w:szCs w:val="22"/>
        </w:rPr>
        <w:t xml:space="preserve">Additionally, for OpenStreetMap </w:t>
      </w:r>
      <w:r w:rsidR="250AB25E" w:rsidRPr="001B5578">
        <w:rPr>
          <w:color w:val="000000" w:themeColor="text1"/>
          <w:sz w:val="22"/>
          <w:szCs w:val="22"/>
        </w:rPr>
        <w:t>kindergarten</w:t>
      </w:r>
      <w:r w:rsidRPr="001B5578">
        <w:rPr>
          <w:color w:val="000000" w:themeColor="text1"/>
          <w:sz w:val="22"/>
          <w:szCs w:val="22"/>
        </w:rPr>
        <w:t xml:space="preserve"> data, the instance can also have an osmID property that links the </w:t>
      </w:r>
      <w:r w:rsidR="603897C3" w:rsidRPr="001B5578">
        <w:rPr>
          <w:color w:val="000000" w:themeColor="text1"/>
          <w:sz w:val="22"/>
          <w:szCs w:val="22"/>
        </w:rPr>
        <w:t>kindergarten</w:t>
      </w:r>
      <w:r w:rsidRPr="001B5578">
        <w:rPr>
          <w:color w:val="000000" w:themeColor="text1"/>
          <w:sz w:val="22"/>
          <w:szCs w:val="22"/>
        </w:rPr>
        <w:t xml:space="preserve"> to its OSM ID (a unique identifier that is used in OpenStreetMap).</w:t>
      </w:r>
    </w:p>
    <w:p w14:paraId="0D37F033" w14:textId="3A732979" w:rsidR="0061002F" w:rsidRPr="001B5578" w:rsidRDefault="0061002F" w:rsidP="21CBBABB">
      <w:pPr>
        <w:rPr>
          <w:rPrChange w:id="23" w:author="Unknown">
            <w:rPr>
              <w:color w:val="000000" w:themeColor="text1"/>
              <w:sz w:val="28"/>
              <w:szCs w:val="28"/>
            </w:rPr>
          </w:rPrChange>
        </w:rPr>
      </w:pPr>
    </w:p>
    <w:p w14:paraId="2776D19F" w14:textId="7715BC8D" w:rsidR="1B9E1760" w:rsidRPr="001B5578" w:rsidRDefault="684BDD2C" w:rsidP="1EC11F8C">
      <w:pPr>
        <w:spacing w:line="259" w:lineRule="auto"/>
      </w:pPr>
      <w:r w:rsidRPr="001B5578">
        <w:rPr>
          <w:noProof/>
        </w:rPr>
        <w:drawing>
          <wp:inline distT="0" distB="0" distL="0" distR="0" wp14:anchorId="4A5D6A2B" wp14:editId="0EDF8DD5">
            <wp:extent cx="6822016" cy="5302370"/>
            <wp:effectExtent l="0" t="0" r="0" b="0"/>
            <wp:docPr id="238630767" name="Picture 2386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22016" cy="5302370"/>
                    </a:xfrm>
                    <a:prstGeom prst="rect">
                      <a:avLst/>
                    </a:prstGeom>
                  </pic:spPr>
                </pic:pic>
              </a:graphicData>
            </a:graphic>
          </wp:inline>
        </w:drawing>
      </w:r>
    </w:p>
    <w:p w14:paraId="70A6E0AB" w14:textId="78109462" w:rsidR="1B9E1760" w:rsidRPr="001B5578" w:rsidRDefault="0DD556AA" w:rsidP="1645757A">
      <w:pPr>
        <w:pStyle w:val="Heading2"/>
        <w:spacing w:line="259" w:lineRule="auto"/>
      </w:pPr>
      <w:bookmarkStart w:id="24" w:name="_Toc201121274"/>
      <w:r w:rsidRPr="001B5578">
        <w:t>Universities</w:t>
      </w:r>
      <w:bookmarkEnd w:id="24"/>
    </w:p>
    <w:p w14:paraId="73061CF6" w14:textId="6622B799" w:rsidR="1B9E1760" w:rsidRPr="001B5578" w:rsidRDefault="1BFDEECD" w:rsidP="1645757A">
      <w:pPr>
        <w:spacing w:line="259" w:lineRule="auto"/>
        <w:rPr>
          <w:color w:val="000000" w:themeColor="text1"/>
          <w:sz w:val="22"/>
          <w:szCs w:val="22"/>
        </w:rPr>
      </w:pPr>
      <w:r w:rsidRPr="001B5578">
        <w:rPr>
          <w:color w:val="000000" w:themeColor="text1"/>
          <w:sz w:val="22"/>
          <w:szCs w:val="22"/>
        </w:rPr>
        <w:t xml:space="preserve">This is an ontological representation of </w:t>
      </w:r>
      <w:r w:rsidR="1A909A1E" w:rsidRPr="001B5578">
        <w:rPr>
          <w:color w:val="000000" w:themeColor="text1"/>
          <w:sz w:val="22"/>
          <w:szCs w:val="22"/>
        </w:rPr>
        <w:t>university</w:t>
      </w:r>
      <w:r w:rsidRPr="001B5578">
        <w:rPr>
          <w:color w:val="000000" w:themeColor="text1"/>
          <w:sz w:val="22"/>
          <w:szCs w:val="22"/>
        </w:rPr>
        <w:t xml:space="preserve"> data.  </w:t>
      </w:r>
      <w:r w:rsidR="2681085E" w:rsidRPr="001B5578">
        <w:rPr>
          <w:color w:val="000000" w:themeColor="text1"/>
          <w:sz w:val="22"/>
          <w:szCs w:val="22"/>
        </w:rPr>
        <w:t>Universities</w:t>
      </w:r>
      <w:r w:rsidRPr="001B5578">
        <w:rPr>
          <w:color w:val="000000" w:themeColor="text1"/>
          <w:sz w:val="22"/>
          <w:szCs w:val="22"/>
        </w:rPr>
        <w:t xml:space="preserve"> are represented as instances of the </w:t>
      </w:r>
      <w:r w:rsidR="652598AE" w:rsidRPr="001B5578">
        <w:rPr>
          <w:color w:val="000000" w:themeColor="text1"/>
          <w:sz w:val="22"/>
          <w:szCs w:val="22"/>
        </w:rPr>
        <w:t>University</w:t>
      </w:r>
      <w:r w:rsidRPr="001B5578">
        <w:rPr>
          <w:color w:val="000000" w:themeColor="text1"/>
          <w:sz w:val="22"/>
          <w:szCs w:val="22"/>
        </w:rPr>
        <w:t xml:space="preserve"> class which is a subclass of the EducationFacility class from the</w:t>
      </w:r>
      <w:r w:rsidR="6317B9D1" w:rsidRPr="001B5578">
        <w:rPr>
          <w:color w:val="000000" w:themeColor="text1"/>
          <w:sz w:val="22"/>
          <w:szCs w:val="22"/>
        </w:rPr>
        <w:t xml:space="preserve"> GCI</w:t>
      </w:r>
      <w:r w:rsidRPr="001B5578">
        <w:rPr>
          <w:color w:val="000000" w:themeColor="text1"/>
          <w:sz w:val="22"/>
          <w:szCs w:val="22"/>
        </w:rPr>
        <w:t xml:space="preserve"> Education Ontology</w:t>
      </w:r>
      <w:r w:rsidR="4AE75AB3" w:rsidRPr="001B5578">
        <w:rPr>
          <w:color w:val="000000" w:themeColor="text1"/>
          <w:sz w:val="22"/>
          <w:szCs w:val="22"/>
        </w:rPr>
        <w:t xml:space="preserve"> and the CompleteCommunityAmenity class</w:t>
      </w:r>
      <w:r w:rsidRPr="001B5578">
        <w:rPr>
          <w:color w:val="000000" w:themeColor="text1"/>
          <w:sz w:val="22"/>
          <w:szCs w:val="22"/>
        </w:rPr>
        <w:t xml:space="preserve">.  </w:t>
      </w:r>
      <w:r w:rsidR="5461A75D" w:rsidRPr="001B5578">
        <w:rPr>
          <w:color w:val="000000" w:themeColor="text1"/>
          <w:sz w:val="22"/>
          <w:szCs w:val="22"/>
        </w:rPr>
        <w:t>Universities</w:t>
      </w:r>
      <w:r w:rsidRPr="001B5578">
        <w:rPr>
          <w:color w:val="000000" w:themeColor="text1"/>
          <w:sz w:val="22"/>
          <w:szCs w:val="22"/>
        </w:rPr>
        <w:t xml:space="preserve"> can have a name which is linked via the hasName property,</w:t>
      </w:r>
      <w:r w:rsidR="30761EEC" w:rsidRPr="001B5578">
        <w:rPr>
          <w:color w:val="000000" w:themeColor="text1"/>
          <w:sz w:val="22"/>
          <w:szCs w:val="22"/>
        </w:rPr>
        <w:t xml:space="preserve"> a website which is linked via the website property, an operator which is linked via the operator property, a phone number which is linked via the hasTelephone property, its wheelchair accessibility which is linked via the wheelchairAccess property,</w:t>
      </w:r>
      <w:r w:rsidRPr="001B5578">
        <w:rPr>
          <w:color w:val="000000" w:themeColor="text1"/>
          <w:sz w:val="22"/>
          <w:szCs w:val="22"/>
        </w:rPr>
        <w:t xml:space="preserve"> a Location </w:t>
      </w:r>
      <w:r w:rsidRPr="001B5578">
        <w:rPr>
          <w:color w:val="000000" w:themeColor="text1"/>
          <w:sz w:val="22"/>
          <w:szCs w:val="22"/>
        </w:rPr>
        <w:lastRenderedPageBreak/>
        <w:t xml:space="preserve">instance and a set of geospatial coordinates linked using the hasLocation and asWKT property respectively.  The </w:t>
      </w:r>
      <w:r w:rsidR="0002C488" w:rsidRPr="001B5578">
        <w:rPr>
          <w:color w:val="000000" w:themeColor="text1"/>
          <w:sz w:val="22"/>
          <w:szCs w:val="22"/>
        </w:rPr>
        <w:t>University</w:t>
      </w:r>
      <w:r w:rsidRPr="001B5578">
        <w:rPr>
          <w:color w:val="000000" w:themeColor="text1"/>
          <w:sz w:val="22"/>
          <w:szCs w:val="22"/>
        </w:rPr>
        <w:t xml:space="preserve"> class is linked to an ISCED code instance which describes the level of education that a </w:t>
      </w:r>
      <w:r w:rsidR="3ACCD92F" w:rsidRPr="001B5578">
        <w:rPr>
          <w:color w:val="000000" w:themeColor="text1"/>
          <w:sz w:val="22"/>
          <w:szCs w:val="22"/>
        </w:rPr>
        <w:t>university</w:t>
      </w:r>
      <w:r w:rsidRPr="001B5578">
        <w:rPr>
          <w:color w:val="000000" w:themeColor="text1"/>
          <w:sz w:val="22"/>
          <w:szCs w:val="22"/>
        </w:rPr>
        <w:t xml:space="preserve"> provides using the hasCode property.  </w:t>
      </w:r>
      <w:r w:rsidR="6F0F3E86" w:rsidRPr="001B5578">
        <w:rPr>
          <w:color w:val="000000" w:themeColor="text1"/>
          <w:sz w:val="22"/>
          <w:szCs w:val="22"/>
        </w:rPr>
        <w:t>Universities</w:t>
      </w:r>
      <w:r w:rsidRPr="001B5578">
        <w:rPr>
          <w:color w:val="000000" w:themeColor="text1"/>
          <w:sz w:val="22"/>
          <w:szCs w:val="22"/>
        </w:rPr>
        <w:t xml:space="preserve"> provide ISCED level </w:t>
      </w:r>
      <w:r w:rsidR="269A8EC3" w:rsidRPr="001B5578">
        <w:rPr>
          <w:color w:val="000000" w:themeColor="text1"/>
          <w:sz w:val="22"/>
          <w:szCs w:val="22"/>
        </w:rPr>
        <w:t>6</w:t>
      </w:r>
      <w:r w:rsidRPr="001B5578">
        <w:rPr>
          <w:color w:val="000000" w:themeColor="text1"/>
          <w:sz w:val="22"/>
          <w:szCs w:val="22"/>
        </w:rPr>
        <w:t xml:space="preserve"> education (i.e., </w:t>
      </w:r>
      <w:r w:rsidR="44E8ECBE" w:rsidRPr="001B5578">
        <w:rPr>
          <w:color w:val="000000" w:themeColor="text1"/>
          <w:sz w:val="22"/>
          <w:szCs w:val="22"/>
        </w:rPr>
        <w:t>programmes designed to provide intermediate academic or professional knowledge, skills and competencies leading to a first tertiary degree or equivalent qualification</w:t>
      </w:r>
      <w:r w:rsidRPr="001B5578">
        <w:rPr>
          <w:color w:val="000000" w:themeColor="text1"/>
          <w:sz w:val="22"/>
          <w:szCs w:val="22"/>
        </w:rPr>
        <w:t>)</w:t>
      </w:r>
      <w:r w:rsidR="10BF4400" w:rsidRPr="001B5578">
        <w:rPr>
          <w:color w:val="000000" w:themeColor="text1"/>
          <w:sz w:val="22"/>
          <w:szCs w:val="22"/>
        </w:rPr>
        <w:t xml:space="preserve"> and higher</w:t>
      </w:r>
      <w:r w:rsidRPr="001B5578">
        <w:rPr>
          <w:color w:val="000000" w:themeColor="text1"/>
          <w:sz w:val="22"/>
          <w:szCs w:val="22"/>
        </w:rPr>
        <w:t>.</w:t>
      </w:r>
    </w:p>
    <w:p w14:paraId="1A2A35E6" w14:textId="3116D3F2" w:rsidR="1B9E1760" w:rsidRPr="001B5578" w:rsidRDefault="1BFDEECD" w:rsidP="1645757A">
      <w:pPr>
        <w:spacing w:line="259" w:lineRule="auto"/>
        <w:rPr>
          <w:color w:val="000000" w:themeColor="text1"/>
          <w:sz w:val="22"/>
          <w:szCs w:val="22"/>
        </w:rPr>
      </w:pPr>
      <w:r w:rsidRPr="001B5578">
        <w:rPr>
          <w:color w:val="000000" w:themeColor="text1"/>
          <w:sz w:val="22"/>
          <w:szCs w:val="22"/>
        </w:rPr>
        <w:t xml:space="preserve">Additionally, for OpenStreetMap </w:t>
      </w:r>
      <w:r w:rsidR="0586CF02" w:rsidRPr="001B5578">
        <w:rPr>
          <w:color w:val="000000" w:themeColor="text1"/>
          <w:sz w:val="22"/>
          <w:szCs w:val="22"/>
        </w:rPr>
        <w:t>university</w:t>
      </w:r>
      <w:r w:rsidRPr="001B5578">
        <w:rPr>
          <w:color w:val="000000" w:themeColor="text1"/>
          <w:sz w:val="22"/>
          <w:szCs w:val="22"/>
        </w:rPr>
        <w:t xml:space="preserve"> data, the instance can also have an osmID property that links the </w:t>
      </w:r>
      <w:r w:rsidR="1569C71F" w:rsidRPr="001B5578">
        <w:rPr>
          <w:color w:val="000000" w:themeColor="text1"/>
          <w:sz w:val="22"/>
          <w:szCs w:val="22"/>
        </w:rPr>
        <w:t>university</w:t>
      </w:r>
      <w:r w:rsidRPr="001B5578">
        <w:rPr>
          <w:color w:val="000000" w:themeColor="text1"/>
          <w:sz w:val="22"/>
          <w:szCs w:val="22"/>
        </w:rPr>
        <w:t xml:space="preserve"> to its OSM ID (a unique identifier that is used in OpenStreetMap).</w:t>
      </w:r>
    </w:p>
    <w:p w14:paraId="238CCE87" w14:textId="56B61AA4" w:rsidR="1B9E1760" w:rsidRPr="001B5578" w:rsidRDefault="167410A7" w:rsidP="21CBBABB">
      <w:pPr>
        <w:spacing w:line="259" w:lineRule="auto"/>
      </w:pPr>
      <w:r w:rsidRPr="001B5578">
        <w:rPr>
          <w:noProof/>
        </w:rPr>
        <w:drawing>
          <wp:inline distT="0" distB="0" distL="0" distR="0" wp14:anchorId="5509B45D" wp14:editId="003F1399">
            <wp:extent cx="6476842" cy="5013325"/>
            <wp:effectExtent l="0" t="0" r="0" b="0"/>
            <wp:docPr id="372047614" name="Picture 3720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6842" cy="5013325"/>
                    </a:xfrm>
                    <a:prstGeom prst="rect">
                      <a:avLst/>
                    </a:prstGeom>
                  </pic:spPr>
                </pic:pic>
              </a:graphicData>
            </a:graphic>
          </wp:inline>
        </w:drawing>
      </w:r>
    </w:p>
    <w:p w14:paraId="4B2F3A0F" w14:textId="2215B893" w:rsidR="1B9E1760" w:rsidRPr="001B5578" w:rsidRDefault="7906AE36" w:rsidP="33B2A0FD">
      <w:pPr>
        <w:pStyle w:val="Heading2"/>
        <w:spacing w:line="259" w:lineRule="auto"/>
      </w:pPr>
      <w:bookmarkStart w:id="25" w:name="_Toc201121275"/>
      <w:r w:rsidRPr="001B5578">
        <w:t>Colleges</w:t>
      </w:r>
      <w:bookmarkEnd w:id="25"/>
    </w:p>
    <w:p w14:paraId="76624DB7" w14:textId="3A0C594C" w:rsidR="1B9E1760" w:rsidRPr="001B5578" w:rsidRDefault="238D8FDF" w:rsidP="33B2A0FD">
      <w:pPr>
        <w:spacing w:line="259" w:lineRule="auto"/>
        <w:rPr>
          <w:color w:val="000000" w:themeColor="text1"/>
          <w:sz w:val="22"/>
          <w:szCs w:val="22"/>
        </w:rPr>
      </w:pPr>
      <w:r w:rsidRPr="001B5578">
        <w:rPr>
          <w:color w:val="000000" w:themeColor="text1"/>
          <w:sz w:val="22"/>
          <w:szCs w:val="22"/>
        </w:rPr>
        <w:t xml:space="preserve">This is an ontological representation of college data. </w:t>
      </w:r>
      <w:r w:rsidR="44521B7E" w:rsidRPr="001B5578">
        <w:rPr>
          <w:color w:val="000000" w:themeColor="text1"/>
          <w:sz w:val="22"/>
          <w:szCs w:val="22"/>
        </w:rPr>
        <w:t xml:space="preserve"> Colleges</w:t>
      </w:r>
      <w:r w:rsidRPr="001B5578">
        <w:rPr>
          <w:color w:val="000000" w:themeColor="text1"/>
          <w:sz w:val="22"/>
          <w:szCs w:val="22"/>
        </w:rPr>
        <w:t xml:space="preserve"> are represented as instances of the College class which is a subclass of the EducationFacility class from the </w:t>
      </w:r>
      <w:r w:rsidR="6A0A2173" w:rsidRPr="001B5578">
        <w:rPr>
          <w:color w:val="000000" w:themeColor="text1"/>
          <w:sz w:val="22"/>
          <w:szCs w:val="22"/>
        </w:rPr>
        <w:t xml:space="preserve">GCI </w:t>
      </w:r>
      <w:r w:rsidRPr="001B5578">
        <w:rPr>
          <w:color w:val="000000" w:themeColor="text1"/>
          <w:sz w:val="22"/>
          <w:szCs w:val="22"/>
        </w:rPr>
        <w:t>Education Ontology</w:t>
      </w:r>
      <w:r w:rsidR="58285212" w:rsidRPr="001B5578">
        <w:rPr>
          <w:color w:val="000000" w:themeColor="text1"/>
          <w:sz w:val="22"/>
          <w:szCs w:val="22"/>
        </w:rPr>
        <w:t xml:space="preserve"> and the CompleteCommunityAmenity class</w:t>
      </w:r>
      <w:r w:rsidRPr="001B5578">
        <w:rPr>
          <w:color w:val="000000" w:themeColor="text1"/>
          <w:sz w:val="22"/>
          <w:szCs w:val="22"/>
        </w:rPr>
        <w:t xml:space="preserve">.  </w:t>
      </w:r>
      <w:r w:rsidR="2F4AADFF" w:rsidRPr="001B5578">
        <w:rPr>
          <w:color w:val="000000" w:themeColor="text1"/>
          <w:sz w:val="22"/>
          <w:szCs w:val="22"/>
        </w:rPr>
        <w:t>Colleges</w:t>
      </w:r>
      <w:r w:rsidRPr="001B5578">
        <w:rPr>
          <w:color w:val="000000" w:themeColor="text1"/>
          <w:sz w:val="22"/>
          <w:szCs w:val="22"/>
        </w:rPr>
        <w:t xml:space="preserve"> can have a name which is linked via the hasName property, </w:t>
      </w:r>
      <w:r w:rsidR="51932F35" w:rsidRPr="001B5578">
        <w:rPr>
          <w:color w:val="000000" w:themeColor="text1"/>
          <w:sz w:val="22"/>
          <w:szCs w:val="22"/>
        </w:rPr>
        <w:t xml:space="preserve">a website which is linked via the website property, an operator which is linked via the operator property, a phone number which is linked via the hasTelephone property, its wheelchair accessibility which is linked via the wheelchairAccess property, </w:t>
      </w:r>
      <w:r w:rsidRPr="001B5578">
        <w:rPr>
          <w:color w:val="000000" w:themeColor="text1"/>
          <w:sz w:val="22"/>
          <w:szCs w:val="22"/>
        </w:rPr>
        <w:t xml:space="preserve">a Location instance </w:t>
      </w:r>
      <w:r w:rsidRPr="001B5578">
        <w:rPr>
          <w:color w:val="000000" w:themeColor="text1"/>
          <w:sz w:val="22"/>
          <w:szCs w:val="22"/>
        </w:rPr>
        <w:lastRenderedPageBreak/>
        <w:t xml:space="preserve">and a set of geospatial coordinates linked using the hasLocation and asWKT property respectively.  The </w:t>
      </w:r>
      <w:r w:rsidR="0BC7395B" w:rsidRPr="001B5578">
        <w:rPr>
          <w:color w:val="000000" w:themeColor="text1"/>
          <w:sz w:val="22"/>
          <w:szCs w:val="22"/>
        </w:rPr>
        <w:t>College</w:t>
      </w:r>
      <w:r w:rsidRPr="001B5578">
        <w:rPr>
          <w:color w:val="000000" w:themeColor="text1"/>
          <w:sz w:val="22"/>
          <w:szCs w:val="22"/>
        </w:rPr>
        <w:t xml:space="preserve"> class is linked to an ISCED code instance which describes the level of education that a </w:t>
      </w:r>
      <w:r w:rsidR="387FF8FC" w:rsidRPr="001B5578">
        <w:rPr>
          <w:color w:val="000000" w:themeColor="text1"/>
          <w:sz w:val="22"/>
          <w:szCs w:val="22"/>
        </w:rPr>
        <w:t>college</w:t>
      </w:r>
      <w:r w:rsidRPr="001B5578">
        <w:rPr>
          <w:color w:val="000000" w:themeColor="text1"/>
          <w:sz w:val="22"/>
          <w:szCs w:val="22"/>
        </w:rPr>
        <w:t xml:space="preserve"> provides using the hasCode property.  </w:t>
      </w:r>
      <w:r w:rsidR="5E39D217" w:rsidRPr="001B5578">
        <w:rPr>
          <w:color w:val="000000" w:themeColor="text1"/>
          <w:sz w:val="22"/>
          <w:szCs w:val="22"/>
        </w:rPr>
        <w:t>Colleges</w:t>
      </w:r>
      <w:r w:rsidRPr="001B5578">
        <w:rPr>
          <w:color w:val="000000" w:themeColor="text1"/>
          <w:sz w:val="22"/>
          <w:szCs w:val="22"/>
        </w:rPr>
        <w:t xml:space="preserve"> provide ISCED level </w:t>
      </w:r>
      <w:r w:rsidR="701180E0" w:rsidRPr="001B5578">
        <w:rPr>
          <w:color w:val="000000" w:themeColor="text1"/>
          <w:sz w:val="22"/>
          <w:szCs w:val="22"/>
        </w:rPr>
        <w:t>4</w:t>
      </w:r>
      <w:r w:rsidRPr="001B5578">
        <w:rPr>
          <w:color w:val="000000" w:themeColor="text1"/>
          <w:sz w:val="22"/>
          <w:szCs w:val="22"/>
        </w:rPr>
        <w:t xml:space="preserve"> education (i.e., </w:t>
      </w:r>
      <w:r w:rsidR="032ACA7A" w:rsidRPr="001B5578">
        <w:rPr>
          <w:color w:val="000000" w:themeColor="text1"/>
          <w:sz w:val="22"/>
          <w:szCs w:val="22"/>
        </w:rPr>
        <w:t>programmes providing learning experiences that build on secondary education and prepare for labour market entry or tertiary education.</w:t>
      </w:r>
      <w:r w:rsidRPr="001B5578">
        <w:rPr>
          <w:color w:val="000000" w:themeColor="text1"/>
          <w:sz w:val="22"/>
          <w:szCs w:val="22"/>
        </w:rPr>
        <w:t>) and higher.</w:t>
      </w:r>
    </w:p>
    <w:p w14:paraId="6358BF9E" w14:textId="584CE163" w:rsidR="1B9E1760" w:rsidRPr="001B5578" w:rsidRDefault="238D8FDF"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31523016" w:rsidRPr="001B5578">
        <w:rPr>
          <w:color w:val="000000" w:themeColor="text1"/>
          <w:sz w:val="22"/>
          <w:szCs w:val="22"/>
        </w:rPr>
        <w:t>college</w:t>
      </w:r>
      <w:r w:rsidRPr="001B5578">
        <w:rPr>
          <w:color w:val="000000" w:themeColor="text1"/>
          <w:sz w:val="22"/>
          <w:szCs w:val="22"/>
        </w:rPr>
        <w:t xml:space="preserve"> data, the instance can also have an osmID property that links the </w:t>
      </w:r>
      <w:r w:rsidR="5F1A9CB8" w:rsidRPr="001B5578">
        <w:rPr>
          <w:color w:val="000000" w:themeColor="text1"/>
          <w:sz w:val="22"/>
          <w:szCs w:val="22"/>
        </w:rPr>
        <w:t>college</w:t>
      </w:r>
      <w:r w:rsidRPr="001B5578">
        <w:rPr>
          <w:color w:val="000000" w:themeColor="text1"/>
          <w:sz w:val="22"/>
          <w:szCs w:val="22"/>
        </w:rPr>
        <w:t xml:space="preserve"> to its OSM ID (a unique identifier that is used in OpenStreetMap).</w:t>
      </w:r>
    </w:p>
    <w:p w14:paraId="31E1F277" w14:textId="2B8B4F69" w:rsidR="1B9E1760" w:rsidRPr="001B5578" w:rsidRDefault="79FC25B7" w:rsidP="33B2A0FD">
      <w:pPr>
        <w:spacing w:line="259" w:lineRule="auto"/>
        <w:rPr>
          <w:color w:val="000000" w:themeColor="text1"/>
          <w:sz w:val="22"/>
          <w:szCs w:val="22"/>
        </w:rPr>
      </w:pPr>
      <w:r w:rsidRPr="001B5578">
        <w:rPr>
          <w:noProof/>
        </w:rPr>
        <w:drawing>
          <wp:inline distT="0" distB="0" distL="0" distR="0" wp14:anchorId="53E06493" wp14:editId="1706F058">
            <wp:extent cx="6844146" cy="5308598"/>
            <wp:effectExtent l="0" t="0" r="0" b="0"/>
            <wp:docPr id="1659606397" name="Picture 165960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4146" cy="5308598"/>
                    </a:xfrm>
                    <a:prstGeom prst="rect">
                      <a:avLst/>
                    </a:prstGeom>
                  </pic:spPr>
                </pic:pic>
              </a:graphicData>
            </a:graphic>
          </wp:inline>
        </w:drawing>
      </w:r>
    </w:p>
    <w:p w14:paraId="7D7A019D" w14:textId="28E7410B" w:rsidR="1B9E1760" w:rsidRPr="001B5578" w:rsidRDefault="1B9E1760" w:rsidP="3568EFEB">
      <w:pPr>
        <w:spacing w:line="259" w:lineRule="auto"/>
        <w:rPr>
          <w:color w:val="000000" w:themeColor="text1"/>
          <w:sz w:val="22"/>
          <w:szCs w:val="22"/>
        </w:rPr>
      </w:pPr>
    </w:p>
    <w:p w14:paraId="414EAE1E" w14:textId="3A9E0394" w:rsidR="005F70F0" w:rsidRPr="001B5578" w:rsidRDefault="68DE1D4A" w:rsidP="33B2A0FD">
      <w:pPr>
        <w:pStyle w:val="Heading2"/>
        <w:spacing w:line="259" w:lineRule="auto"/>
      </w:pPr>
      <w:bookmarkStart w:id="26" w:name="_Toc201121276"/>
      <w:r w:rsidRPr="001B5578">
        <w:t>Hospitals</w:t>
      </w:r>
      <w:bookmarkEnd w:id="26"/>
    </w:p>
    <w:p w14:paraId="56374F4A" w14:textId="7BD18BBC" w:rsidR="005F70F0" w:rsidRPr="001B5578" w:rsidRDefault="55B6806D" w:rsidP="33B2A0FD">
      <w:pPr>
        <w:spacing w:line="259" w:lineRule="auto"/>
        <w:rPr>
          <w:color w:val="000000" w:themeColor="text1"/>
          <w:sz w:val="22"/>
          <w:szCs w:val="22"/>
        </w:rPr>
      </w:pPr>
      <w:r w:rsidRPr="001B5578">
        <w:rPr>
          <w:color w:val="000000" w:themeColor="text1"/>
          <w:sz w:val="22"/>
          <w:szCs w:val="22"/>
        </w:rPr>
        <w:t xml:space="preserve">This is an ontological representation of hospital data.  </w:t>
      </w:r>
      <w:r w:rsidR="12EFF2B5" w:rsidRPr="001B5578">
        <w:rPr>
          <w:color w:val="000000" w:themeColor="text1"/>
          <w:sz w:val="22"/>
          <w:szCs w:val="22"/>
        </w:rPr>
        <w:t>Hospitals</w:t>
      </w:r>
      <w:r w:rsidRPr="001B5578">
        <w:rPr>
          <w:color w:val="000000" w:themeColor="text1"/>
          <w:sz w:val="22"/>
          <w:szCs w:val="22"/>
        </w:rPr>
        <w:t xml:space="preserve"> are represented as instances of the </w:t>
      </w:r>
      <w:r w:rsidR="26ECB213" w:rsidRPr="001B5578">
        <w:rPr>
          <w:color w:val="000000" w:themeColor="text1"/>
          <w:sz w:val="22"/>
          <w:szCs w:val="22"/>
        </w:rPr>
        <w:t>Hospital</w:t>
      </w:r>
      <w:r w:rsidRPr="001B5578">
        <w:rPr>
          <w:color w:val="000000" w:themeColor="text1"/>
          <w:sz w:val="22"/>
          <w:szCs w:val="22"/>
        </w:rPr>
        <w:t xml:space="preserve"> class </w:t>
      </w:r>
      <w:r w:rsidR="6481B7CD" w:rsidRPr="001B5578">
        <w:rPr>
          <w:color w:val="000000" w:themeColor="text1"/>
          <w:sz w:val="22"/>
          <w:szCs w:val="22"/>
        </w:rPr>
        <w:t>from Schema.org which has the subclasses PublicHospital</w:t>
      </w:r>
      <w:r w:rsidRPr="001B5578">
        <w:rPr>
          <w:color w:val="000000" w:themeColor="text1"/>
          <w:sz w:val="22"/>
          <w:szCs w:val="22"/>
        </w:rPr>
        <w:t xml:space="preserve"> </w:t>
      </w:r>
      <w:r w:rsidR="79663DB3" w:rsidRPr="001B5578">
        <w:rPr>
          <w:color w:val="000000" w:themeColor="text1"/>
          <w:sz w:val="22"/>
          <w:szCs w:val="22"/>
        </w:rPr>
        <w:t xml:space="preserve">and PrivateHospital </w:t>
      </w:r>
      <w:r w:rsidRPr="001B5578">
        <w:rPr>
          <w:color w:val="000000" w:themeColor="text1"/>
          <w:sz w:val="22"/>
          <w:szCs w:val="22"/>
        </w:rPr>
        <w:t xml:space="preserve">from the GCI </w:t>
      </w:r>
      <w:r w:rsidR="7E554F2D" w:rsidRPr="001B5578">
        <w:rPr>
          <w:color w:val="000000" w:themeColor="text1"/>
          <w:sz w:val="22"/>
          <w:szCs w:val="22"/>
        </w:rPr>
        <w:t>Healthcare</w:t>
      </w:r>
      <w:r w:rsidRPr="001B5578">
        <w:rPr>
          <w:color w:val="000000" w:themeColor="text1"/>
          <w:sz w:val="22"/>
          <w:szCs w:val="22"/>
        </w:rPr>
        <w:t xml:space="preserve"> Ontology</w:t>
      </w:r>
      <w:r w:rsidR="4A87A0D3" w:rsidRPr="001B5578">
        <w:rPr>
          <w:color w:val="000000" w:themeColor="text1"/>
          <w:sz w:val="22"/>
          <w:szCs w:val="22"/>
        </w:rPr>
        <w:t xml:space="preserve"> to indicate whether they are publicly or privately operated</w:t>
      </w:r>
      <w:r w:rsidR="177E4A17" w:rsidRPr="001B5578">
        <w:rPr>
          <w:color w:val="000000" w:themeColor="text1"/>
          <w:sz w:val="22"/>
          <w:szCs w:val="22"/>
        </w:rPr>
        <w:t xml:space="preserve"> and </w:t>
      </w:r>
      <w:r w:rsidR="177E4A17" w:rsidRPr="001B5578">
        <w:rPr>
          <w:color w:val="000000" w:themeColor="text1"/>
          <w:sz w:val="22"/>
          <w:szCs w:val="22"/>
        </w:rPr>
        <w:lastRenderedPageBreak/>
        <w:t>the superclass CompleteCommunityAmenity class</w:t>
      </w:r>
      <w:r w:rsidRPr="001B5578">
        <w:rPr>
          <w:color w:val="000000" w:themeColor="text1"/>
          <w:sz w:val="22"/>
          <w:szCs w:val="22"/>
        </w:rPr>
        <w:t xml:space="preserve">.  </w:t>
      </w:r>
      <w:r w:rsidR="66F015DA" w:rsidRPr="001B5578">
        <w:rPr>
          <w:color w:val="000000" w:themeColor="text1"/>
          <w:sz w:val="22"/>
          <w:szCs w:val="22"/>
        </w:rPr>
        <w:t>Hospitals</w:t>
      </w:r>
      <w:r w:rsidRPr="001B5578">
        <w:rPr>
          <w:color w:val="000000" w:themeColor="text1"/>
          <w:sz w:val="22"/>
          <w:szCs w:val="22"/>
        </w:rPr>
        <w:t xml:space="preserve"> can have a name which is linked via the hasName property, </w:t>
      </w:r>
      <w:r w:rsidR="79EAEE2B" w:rsidRPr="001B5578">
        <w:rPr>
          <w:color w:val="000000" w:themeColor="text1"/>
          <w:sz w:val="22"/>
          <w:szCs w:val="22"/>
        </w:rPr>
        <w:t xml:space="preserve">whether it provides emergency services via the emergencyServices property, a website which is linked via the website property, an operator which is linked via the operator property, the type of the operator which is linked via the operatorType property, a phone number which is linked via the hasTelephone property, its wheelchair accessibility which is linked via the wheelchairAccess property, </w:t>
      </w:r>
      <w:r w:rsidR="7C132A2C" w:rsidRPr="001B5578">
        <w:rPr>
          <w:color w:val="000000" w:themeColor="text1"/>
          <w:sz w:val="22"/>
          <w:szCs w:val="22"/>
        </w:rPr>
        <w:t xml:space="preserve">its opening hours via the openingHours property, </w:t>
      </w:r>
      <w:r w:rsidRPr="001B5578">
        <w:rPr>
          <w:color w:val="000000" w:themeColor="text1"/>
          <w:sz w:val="22"/>
          <w:szCs w:val="22"/>
        </w:rPr>
        <w:t xml:space="preserve">a Location instance and a set of geospatial coordinates linked using the hasLocation and asWKT property respectively.  The </w:t>
      </w:r>
      <w:r w:rsidR="5F3333F9" w:rsidRPr="001B5578">
        <w:rPr>
          <w:color w:val="000000" w:themeColor="text1"/>
          <w:sz w:val="22"/>
          <w:szCs w:val="22"/>
        </w:rPr>
        <w:t>Hospital</w:t>
      </w:r>
      <w:r w:rsidRPr="001B5578">
        <w:rPr>
          <w:color w:val="000000" w:themeColor="text1"/>
          <w:sz w:val="22"/>
          <w:szCs w:val="22"/>
        </w:rPr>
        <w:t xml:space="preserve"> class </w:t>
      </w:r>
      <w:r w:rsidR="07489BDE" w:rsidRPr="001B5578">
        <w:rPr>
          <w:color w:val="000000" w:themeColor="text1"/>
          <w:sz w:val="22"/>
          <w:szCs w:val="22"/>
        </w:rPr>
        <w:t xml:space="preserve">can also use </w:t>
      </w:r>
      <w:r w:rsidRPr="001B5578">
        <w:rPr>
          <w:color w:val="000000" w:themeColor="text1"/>
          <w:sz w:val="22"/>
          <w:szCs w:val="22"/>
        </w:rPr>
        <w:t>the hasCode property</w:t>
      </w:r>
      <w:r w:rsidR="0A0FB88D" w:rsidRPr="001B5578">
        <w:rPr>
          <w:color w:val="000000" w:themeColor="text1"/>
          <w:sz w:val="22"/>
          <w:szCs w:val="22"/>
        </w:rPr>
        <w:t xml:space="preserve"> in order</w:t>
      </w:r>
      <w:r w:rsidR="15A94557" w:rsidRPr="001B5578">
        <w:rPr>
          <w:color w:val="000000" w:themeColor="text1"/>
          <w:sz w:val="22"/>
          <w:szCs w:val="22"/>
        </w:rPr>
        <w:t xml:space="preserve"> to link it to a specific set list of values (e.g., classification systems)</w:t>
      </w:r>
      <w:r w:rsidRPr="001B5578">
        <w:rPr>
          <w:color w:val="000000" w:themeColor="text1"/>
          <w:sz w:val="22"/>
          <w:szCs w:val="22"/>
        </w:rPr>
        <w:t xml:space="preserve">.  </w:t>
      </w:r>
    </w:p>
    <w:p w14:paraId="3E21327D" w14:textId="4EBBAAF0" w:rsidR="005F70F0" w:rsidRPr="001B5578" w:rsidRDefault="55B6806D"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2866DF37" w:rsidRPr="001B5578">
        <w:rPr>
          <w:color w:val="000000" w:themeColor="text1"/>
          <w:sz w:val="22"/>
          <w:szCs w:val="22"/>
        </w:rPr>
        <w:t>hospital</w:t>
      </w:r>
      <w:r w:rsidRPr="001B5578">
        <w:rPr>
          <w:color w:val="000000" w:themeColor="text1"/>
          <w:sz w:val="22"/>
          <w:szCs w:val="22"/>
        </w:rPr>
        <w:t xml:space="preserve"> data, the instance can also have an osmID property that links the </w:t>
      </w:r>
      <w:r w:rsidR="7DA995FC" w:rsidRPr="001B5578">
        <w:rPr>
          <w:color w:val="000000" w:themeColor="text1"/>
          <w:sz w:val="22"/>
          <w:szCs w:val="22"/>
        </w:rPr>
        <w:t>hospital</w:t>
      </w:r>
      <w:r w:rsidRPr="001B5578">
        <w:rPr>
          <w:color w:val="000000" w:themeColor="text1"/>
          <w:sz w:val="22"/>
          <w:szCs w:val="22"/>
        </w:rPr>
        <w:t xml:space="preserve"> to its OSM ID (a unique identifier that is used in OpenStreetMap).</w:t>
      </w:r>
    </w:p>
    <w:p w14:paraId="4C24383A" w14:textId="7A893CD6" w:rsidR="005F70F0" w:rsidRPr="001B5578" w:rsidRDefault="2D2513C2" w:rsidP="33B2A0FD">
      <w:pPr>
        <w:spacing w:line="259" w:lineRule="auto"/>
      </w:pPr>
      <w:r w:rsidRPr="001B5578">
        <w:rPr>
          <w:noProof/>
        </w:rPr>
        <w:drawing>
          <wp:inline distT="0" distB="0" distL="0" distR="0" wp14:anchorId="29A723C3" wp14:editId="6E498F2F">
            <wp:extent cx="6737550" cy="5819776"/>
            <wp:effectExtent l="0" t="0" r="0" b="0"/>
            <wp:docPr id="699355973" name="Picture 69935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37550" cy="5819776"/>
                    </a:xfrm>
                    <a:prstGeom prst="rect">
                      <a:avLst/>
                    </a:prstGeom>
                  </pic:spPr>
                </pic:pic>
              </a:graphicData>
            </a:graphic>
          </wp:inline>
        </w:drawing>
      </w:r>
    </w:p>
    <w:p w14:paraId="7A30A279" w14:textId="2ED47411" w:rsidR="005F70F0" w:rsidRPr="001B5578" w:rsidRDefault="005F70F0" w:rsidP="33B2A0FD">
      <w:pPr>
        <w:spacing w:line="259" w:lineRule="auto"/>
        <w:rPr>
          <w:color w:val="000000" w:themeColor="text1"/>
          <w:sz w:val="22"/>
          <w:szCs w:val="22"/>
        </w:rPr>
      </w:pPr>
    </w:p>
    <w:p w14:paraId="0AC4B5D9" w14:textId="78BB42DB" w:rsidR="005F70F0" w:rsidRPr="001B5578" w:rsidRDefault="005F70F0" w:rsidP="33B2A0FD">
      <w:pPr>
        <w:spacing w:line="259" w:lineRule="auto"/>
        <w:rPr>
          <w:color w:val="000000" w:themeColor="text1"/>
          <w:sz w:val="22"/>
          <w:szCs w:val="22"/>
        </w:rPr>
      </w:pPr>
    </w:p>
    <w:p w14:paraId="430935BE" w14:textId="671DABB1" w:rsidR="005F70F0" w:rsidRPr="001B5578" w:rsidRDefault="3DF83B9B" w:rsidP="33B2A0FD">
      <w:pPr>
        <w:pStyle w:val="Heading2"/>
        <w:spacing w:line="259" w:lineRule="auto"/>
      </w:pPr>
      <w:bookmarkStart w:id="27" w:name="_Toc201121277"/>
      <w:r w:rsidRPr="001B5578">
        <w:t>Clinics</w:t>
      </w:r>
      <w:bookmarkEnd w:id="27"/>
    </w:p>
    <w:p w14:paraId="024125C9" w14:textId="7DF6520C" w:rsidR="005F70F0" w:rsidRPr="001B5578" w:rsidRDefault="17A09636" w:rsidP="33B2A0FD">
      <w:pPr>
        <w:spacing w:line="259" w:lineRule="auto"/>
        <w:rPr>
          <w:color w:val="000000" w:themeColor="text1"/>
          <w:sz w:val="22"/>
          <w:szCs w:val="22"/>
        </w:rPr>
      </w:pPr>
      <w:r w:rsidRPr="001B5578">
        <w:rPr>
          <w:color w:val="000000" w:themeColor="text1"/>
          <w:sz w:val="22"/>
          <w:szCs w:val="22"/>
        </w:rPr>
        <w:t xml:space="preserve">This is an ontological representation of </w:t>
      </w:r>
      <w:r w:rsidR="1DAFAD03" w:rsidRPr="001B5578">
        <w:rPr>
          <w:color w:val="000000" w:themeColor="text1"/>
          <w:sz w:val="22"/>
          <w:szCs w:val="22"/>
        </w:rPr>
        <w:t>clinic (i.e. medical centre)</w:t>
      </w:r>
      <w:r w:rsidRPr="001B5578">
        <w:rPr>
          <w:color w:val="000000" w:themeColor="text1"/>
          <w:sz w:val="22"/>
          <w:szCs w:val="22"/>
        </w:rPr>
        <w:t xml:space="preserve"> data.  </w:t>
      </w:r>
      <w:r w:rsidR="2D2DB668" w:rsidRPr="001B5578">
        <w:rPr>
          <w:color w:val="000000" w:themeColor="text1"/>
          <w:sz w:val="22"/>
          <w:szCs w:val="22"/>
        </w:rPr>
        <w:t>Clinic</w:t>
      </w:r>
      <w:r w:rsidRPr="001B5578">
        <w:rPr>
          <w:color w:val="000000" w:themeColor="text1"/>
          <w:sz w:val="22"/>
          <w:szCs w:val="22"/>
        </w:rPr>
        <w:t xml:space="preserve">s are represented as instances of the </w:t>
      </w:r>
      <w:r w:rsidR="61996717" w:rsidRPr="001B5578">
        <w:rPr>
          <w:color w:val="000000" w:themeColor="text1"/>
          <w:sz w:val="22"/>
          <w:szCs w:val="22"/>
        </w:rPr>
        <w:t>C</w:t>
      </w:r>
      <w:r w:rsidR="5175CB73" w:rsidRPr="001B5578">
        <w:rPr>
          <w:color w:val="000000" w:themeColor="text1"/>
          <w:sz w:val="22"/>
          <w:szCs w:val="22"/>
        </w:rPr>
        <w:t>linic</w:t>
      </w:r>
      <w:r w:rsidRPr="001B5578">
        <w:rPr>
          <w:color w:val="000000" w:themeColor="text1"/>
          <w:sz w:val="22"/>
          <w:szCs w:val="22"/>
        </w:rPr>
        <w:t xml:space="preserve"> class</w:t>
      </w:r>
      <w:r w:rsidR="50EE4423" w:rsidRPr="001B5578">
        <w:rPr>
          <w:color w:val="000000" w:themeColor="text1"/>
          <w:sz w:val="22"/>
          <w:szCs w:val="22"/>
        </w:rPr>
        <w:t xml:space="preserve"> which is a subclass of the CompleteCommunityAmenity class</w:t>
      </w:r>
      <w:r w:rsidRPr="001B5578">
        <w:rPr>
          <w:color w:val="000000" w:themeColor="text1"/>
          <w:sz w:val="22"/>
          <w:szCs w:val="22"/>
        </w:rPr>
        <w:t xml:space="preserve">.  </w:t>
      </w:r>
      <w:r w:rsidR="2199560B" w:rsidRPr="001B5578">
        <w:rPr>
          <w:color w:val="000000" w:themeColor="text1"/>
          <w:sz w:val="22"/>
          <w:szCs w:val="22"/>
        </w:rPr>
        <w:t>Clinics</w:t>
      </w:r>
      <w:r w:rsidRPr="001B5578">
        <w:rPr>
          <w:color w:val="000000" w:themeColor="text1"/>
          <w:sz w:val="22"/>
          <w:szCs w:val="22"/>
        </w:rPr>
        <w:t xml:space="preserve"> can have a name which is linked via the hasName property, </w:t>
      </w:r>
      <w:r w:rsidR="49194ED7" w:rsidRPr="001B5578">
        <w:rPr>
          <w:color w:val="000000" w:themeColor="text1"/>
          <w:sz w:val="22"/>
          <w:szCs w:val="22"/>
        </w:rPr>
        <w:t>a website which is linked via the website property, an operator which is linked via the operator property,</w:t>
      </w:r>
      <w:r w:rsidR="584782F7" w:rsidRPr="001B5578">
        <w:rPr>
          <w:color w:val="000000" w:themeColor="text1"/>
          <w:sz w:val="22"/>
          <w:szCs w:val="22"/>
        </w:rPr>
        <w:t xml:space="preserve"> a contact email which is</w:t>
      </w:r>
      <w:r w:rsidR="49194ED7" w:rsidRPr="001B5578">
        <w:rPr>
          <w:color w:val="000000" w:themeColor="text1"/>
          <w:sz w:val="22"/>
          <w:szCs w:val="22"/>
        </w:rPr>
        <w:t xml:space="preserve"> </w:t>
      </w:r>
      <w:r w:rsidR="3032F3BA" w:rsidRPr="001B5578">
        <w:rPr>
          <w:color w:val="000000" w:themeColor="text1"/>
          <w:sz w:val="22"/>
          <w:szCs w:val="22"/>
        </w:rPr>
        <w:t xml:space="preserve">linked via the email property, </w:t>
      </w:r>
      <w:r w:rsidR="49194ED7" w:rsidRPr="001B5578">
        <w:rPr>
          <w:color w:val="000000" w:themeColor="text1"/>
          <w:sz w:val="22"/>
          <w:szCs w:val="22"/>
        </w:rPr>
        <w:t xml:space="preserve">a phone number which is linked via the hasTelephone property, its wheelchair accessibility which is linked via the wheelchairAccess property, its opening hours via the openingHours property, </w:t>
      </w:r>
      <w:r w:rsidRPr="001B5578">
        <w:rPr>
          <w:color w:val="000000" w:themeColor="text1"/>
          <w:sz w:val="22"/>
          <w:szCs w:val="22"/>
        </w:rPr>
        <w:t xml:space="preserve">a Location instance and a set of geospatial coordinates linked using the hasLocation and asWKT property respectively.  The </w:t>
      </w:r>
      <w:r w:rsidR="4D7041D0" w:rsidRPr="001B5578">
        <w:rPr>
          <w:color w:val="000000" w:themeColor="text1"/>
          <w:sz w:val="22"/>
          <w:szCs w:val="22"/>
        </w:rPr>
        <w:t>Clinic</w:t>
      </w:r>
      <w:r w:rsidRPr="001B5578">
        <w:rPr>
          <w:color w:val="000000" w:themeColor="text1"/>
          <w:sz w:val="22"/>
          <w:szCs w:val="22"/>
        </w:rPr>
        <w:t xml:space="preserve"> class </w:t>
      </w:r>
      <w:r w:rsidR="731D6017" w:rsidRPr="001B5578">
        <w:rPr>
          <w:color w:val="000000" w:themeColor="text1"/>
          <w:sz w:val="22"/>
          <w:szCs w:val="22"/>
        </w:rPr>
        <w:t>can also use</w:t>
      </w:r>
      <w:r w:rsidRPr="001B5578">
        <w:rPr>
          <w:color w:val="000000" w:themeColor="text1"/>
          <w:sz w:val="22"/>
          <w:szCs w:val="22"/>
        </w:rPr>
        <w:t xml:space="preserve"> the hasCode property </w:t>
      </w:r>
      <w:r w:rsidR="3D0A42B1" w:rsidRPr="001B5578">
        <w:rPr>
          <w:color w:val="000000" w:themeColor="text1"/>
          <w:sz w:val="22"/>
          <w:szCs w:val="22"/>
        </w:rPr>
        <w:t>in order</w:t>
      </w:r>
      <w:r w:rsidRPr="001B5578">
        <w:rPr>
          <w:color w:val="000000" w:themeColor="text1"/>
          <w:sz w:val="22"/>
          <w:szCs w:val="22"/>
        </w:rPr>
        <w:t xml:space="preserve"> to link it to a specific set list of values (e.g., classification systems).  </w:t>
      </w:r>
    </w:p>
    <w:p w14:paraId="6E73BA81" w14:textId="6EB727F3" w:rsidR="005F70F0" w:rsidRPr="001B5578" w:rsidRDefault="17A09636"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60176778" w:rsidRPr="001B5578">
        <w:rPr>
          <w:color w:val="000000" w:themeColor="text1"/>
          <w:sz w:val="22"/>
          <w:szCs w:val="22"/>
        </w:rPr>
        <w:t>clinic</w:t>
      </w:r>
      <w:r w:rsidRPr="001B5578">
        <w:rPr>
          <w:color w:val="000000" w:themeColor="text1"/>
          <w:sz w:val="22"/>
          <w:szCs w:val="22"/>
        </w:rPr>
        <w:t xml:space="preserve"> data, the instance can also have an osmID property that links the</w:t>
      </w:r>
      <w:r w:rsidR="20AF9FB7" w:rsidRPr="001B5578">
        <w:rPr>
          <w:color w:val="000000" w:themeColor="text1"/>
          <w:sz w:val="22"/>
          <w:szCs w:val="22"/>
        </w:rPr>
        <w:t xml:space="preserve"> clinic</w:t>
      </w:r>
      <w:r w:rsidRPr="001B5578">
        <w:rPr>
          <w:color w:val="000000" w:themeColor="text1"/>
          <w:sz w:val="22"/>
          <w:szCs w:val="22"/>
        </w:rPr>
        <w:t xml:space="preserve"> to its OSM ID (a unique identifier that is used in OpenStreetMap).</w:t>
      </w:r>
    </w:p>
    <w:p w14:paraId="5D5E0486" w14:textId="368268EB" w:rsidR="005F70F0" w:rsidRPr="001B5578" w:rsidRDefault="42909844" w:rsidP="33B2A0FD">
      <w:pPr>
        <w:spacing w:line="259" w:lineRule="auto"/>
      </w:pPr>
      <w:r w:rsidRPr="001B5578">
        <w:rPr>
          <w:noProof/>
        </w:rPr>
        <w:drawing>
          <wp:inline distT="0" distB="0" distL="0" distR="0" wp14:anchorId="18C27376" wp14:editId="3C42EB4C">
            <wp:extent cx="6487298" cy="5000624"/>
            <wp:effectExtent l="0" t="0" r="0" b="0"/>
            <wp:docPr id="1854474640" name="Picture 185447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7298" cy="5000624"/>
                    </a:xfrm>
                    <a:prstGeom prst="rect">
                      <a:avLst/>
                    </a:prstGeom>
                  </pic:spPr>
                </pic:pic>
              </a:graphicData>
            </a:graphic>
          </wp:inline>
        </w:drawing>
      </w:r>
    </w:p>
    <w:p w14:paraId="7A056F8D" w14:textId="18926FE8" w:rsidR="005F70F0" w:rsidRPr="001B5578" w:rsidRDefault="005F70F0" w:rsidP="33B2A0FD">
      <w:pPr>
        <w:spacing w:line="259" w:lineRule="auto"/>
        <w:rPr>
          <w:color w:val="000000" w:themeColor="text1"/>
          <w:sz w:val="22"/>
          <w:szCs w:val="22"/>
        </w:rPr>
      </w:pPr>
    </w:p>
    <w:p w14:paraId="23C0D895" w14:textId="30528687" w:rsidR="005F70F0" w:rsidRPr="001B5578" w:rsidRDefault="78BA4C6B" w:rsidP="33B2A0FD">
      <w:pPr>
        <w:pStyle w:val="Heading2"/>
        <w:spacing w:line="259" w:lineRule="auto"/>
      </w:pPr>
      <w:bookmarkStart w:id="28" w:name="_Toc201121278"/>
      <w:r w:rsidRPr="001B5578">
        <w:t>Doctor’s Office</w:t>
      </w:r>
      <w:bookmarkEnd w:id="28"/>
    </w:p>
    <w:p w14:paraId="02D49E1C" w14:textId="2BA8B748" w:rsidR="005F70F0" w:rsidRPr="001B5578" w:rsidRDefault="71D687E2" w:rsidP="33B2A0FD">
      <w:pPr>
        <w:spacing w:line="259" w:lineRule="auto"/>
        <w:rPr>
          <w:color w:val="000000" w:themeColor="text1"/>
          <w:sz w:val="22"/>
          <w:szCs w:val="22"/>
        </w:rPr>
      </w:pPr>
      <w:r w:rsidRPr="001B5578">
        <w:rPr>
          <w:color w:val="000000" w:themeColor="text1"/>
          <w:sz w:val="22"/>
          <w:szCs w:val="22"/>
        </w:rPr>
        <w:t>This is an ontological representation of doctor’s office data.  Doctor’s offices are represented as instances of the Doctors</w:t>
      </w:r>
      <w:r w:rsidR="58E18D64" w:rsidRPr="001B5578">
        <w:rPr>
          <w:color w:val="000000" w:themeColor="text1"/>
          <w:sz w:val="22"/>
          <w:szCs w:val="22"/>
        </w:rPr>
        <w:t>Office</w:t>
      </w:r>
      <w:r w:rsidRPr="001B5578">
        <w:rPr>
          <w:color w:val="000000" w:themeColor="text1"/>
          <w:sz w:val="22"/>
          <w:szCs w:val="22"/>
        </w:rPr>
        <w:t xml:space="preserve"> class</w:t>
      </w:r>
      <w:r w:rsidR="52584187" w:rsidRPr="001B5578">
        <w:rPr>
          <w:color w:val="000000" w:themeColor="text1"/>
          <w:sz w:val="22"/>
          <w:szCs w:val="22"/>
        </w:rPr>
        <w:t xml:space="preserve"> which is a subclass of the CompleteCommunityAmenity class</w:t>
      </w:r>
      <w:r w:rsidRPr="001B5578">
        <w:rPr>
          <w:color w:val="000000" w:themeColor="text1"/>
          <w:sz w:val="22"/>
          <w:szCs w:val="22"/>
        </w:rPr>
        <w:t xml:space="preserve">.  </w:t>
      </w:r>
      <w:r w:rsidR="0774E741" w:rsidRPr="001B5578">
        <w:rPr>
          <w:color w:val="000000" w:themeColor="text1"/>
          <w:sz w:val="22"/>
          <w:szCs w:val="22"/>
        </w:rPr>
        <w:t>Doctor’s offices</w:t>
      </w:r>
      <w:r w:rsidRPr="001B5578">
        <w:rPr>
          <w:color w:val="000000" w:themeColor="text1"/>
          <w:sz w:val="22"/>
          <w:szCs w:val="22"/>
        </w:rPr>
        <w:t xml:space="preserve"> can have a name which is linked via the hasName property, </w:t>
      </w:r>
      <w:r w:rsidR="2644B5FB" w:rsidRPr="001B5578">
        <w:rPr>
          <w:color w:val="000000" w:themeColor="text1"/>
          <w:sz w:val="22"/>
          <w:szCs w:val="22"/>
        </w:rPr>
        <w:t xml:space="preserve">a website which is linked via the website property, an operator which is linked via the operator property, a contact email which is linked via the email property, a phone number which is linked via the hasTelephone property, its wheelchair accessibility which is linked via the wheelchairAccess property, its opening hours via the openingHours property, </w:t>
      </w:r>
      <w:r w:rsidRPr="001B5578">
        <w:rPr>
          <w:color w:val="000000" w:themeColor="text1"/>
          <w:sz w:val="22"/>
          <w:szCs w:val="22"/>
        </w:rPr>
        <w:t xml:space="preserve">a Location instance and a set of geospatial coordinates linked using the hasLocation and asWKT </w:t>
      </w:r>
      <w:r w:rsidR="7E77EF38" w:rsidRPr="001B5578">
        <w:rPr>
          <w:color w:val="000000" w:themeColor="text1"/>
          <w:sz w:val="22"/>
          <w:szCs w:val="22"/>
        </w:rPr>
        <w:t>property,</w:t>
      </w:r>
      <w:r w:rsidRPr="001B5578">
        <w:rPr>
          <w:color w:val="000000" w:themeColor="text1"/>
          <w:sz w:val="22"/>
          <w:szCs w:val="22"/>
        </w:rPr>
        <w:t xml:space="preserve"> respectively.  The </w:t>
      </w:r>
      <w:r w:rsidR="5016D1D4" w:rsidRPr="001B5578">
        <w:rPr>
          <w:color w:val="000000" w:themeColor="text1"/>
          <w:sz w:val="22"/>
          <w:szCs w:val="22"/>
        </w:rPr>
        <w:t>DoctorsOffice</w:t>
      </w:r>
      <w:r w:rsidRPr="001B5578">
        <w:rPr>
          <w:color w:val="000000" w:themeColor="text1"/>
          <w:sz w:val="22"/>
          <w:szCs w:val="22"/>
        </w:rPr>
        <w:t xml:space="preserve"> class can also use the hasCode property in order to link it to a specific set list of values (e.g., classification systems).  </w:t>
      </w:r>
    </w:p>
    <w:p w14:paraId="00F8B490" w14:textId="6763F1A1" w:rsidR="005F70F0" w:rsidRPr="001B5578" w:rsidRDefault="71D687E2"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449ABA82" w:rsidRPr="001B5578">
        <w:rPr>
          <w:color w:val="000000" w:themeColor="text1"/>
          <w:sz w:val="22"/>
          <w:szCs w:val="22"/>
        </w:rPr>
        <w:t>doctor’s office</w:t>
      </w:r>
      <w:r w:rsidRPr="001B5578">
        <w:rPr>
          <w:color w:val="000000" w:themeColor="text1"/>
          <w:sz w:val="22"/>
          <w:szCs w:val="22"/>
        </w:rPr>
        <w:t xml:space="preserve"> data, the instance can also have an osmID property that links the </w:t>
      </w:r>
      <w:r w:rsidR="24B45F8D" w:rsidRPr="001B5578">
        <w:rPr>
          <w:color w:val="000000" w:themeColor="text1"/>
          <w:sz w:val="22"/>
          <w:szCs w:val="22"/>
        </w:rPr>
        <w:t>doctor’s office</w:t>
      </w:r>
      <w:r w:rsidRPr="001B5578">
        <w:rPr>
          <w:color w:val="000000" w:themeColor="text1"/>
          <w:sz w:val="22"/>
          <w:szCs w:val="22"/>
        </w:rPr>
        <w:t xml:space="preserve"> to its OSM ID (a unique identifier that is used in OpenStreetMap).</w:t>
      </w:r>
    </w:p>
    <w:p w14:paraId="38F59A4E" w14:textId="6B92DA54" w:rsidR="005F70F0" w:rsidRPr="001B5578" w:rsidRDefault="37AD53D8" w:rsidP="33B2A0FD">
      <w:pPr>
        <w:spacing w:line="259" w:lineRule="auto"/>
      </w:pPr>
      <w:r w:rsidRPr="001B5578">
        <w:rPr>
          <w:noProof/>
        </w:rPr>
        <w:lastRenderedPageBreak/>
        <w:drawing>
          <wp:inline distT="0" distB="0" distL="0" distR="0" wp14:anchorId="3A3DF5DF" wp14:editId="6581B67E">
            <wp:extent cx="6642530" cy="5120281"/>
            <wp:effectExtent l="0" t="0" r="0" b="0"/>
            <wp:docPr id="189671819" name="Picture 18967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530" cy="5120281"/>
                    </a:xfrm>
                    <a:prstGeom prst="rect">
                      <a:avLst/>
                    </a:prstGeom>
                  </pic:spPr>
                </pic:pic>
              </a:graphicData>
            </a:graphic>
          </wp:inline>
        </w:drawing>
      </w:r>
    </w:p>
    <w:p w14:paraId="20218C0B" w14:textId="660B5CA3" w:rsidR="005F70F0" w:rsidRPr="001B5578" w:rsidRDefault="09433399" w:rsidP="33B2A0FD">
      <w:pPr>
        <w:pStyle w:val="Heading2"/>
        <w:spacing w:line="259" w:lineRule="auto"/>
      </w:pPr>
      <w:bookmarkStart w:id="29" w:name="_Toc201121279"/>
      <w:r w:rsidRPr="001B5578">
        <w:t>Pharmacy</w:t>
      </w:r>
      <w:bookmarkEnd w:id="29"/>
    </w:p>
    <w:p w14:paraId="1CECC0AC" w14:textId="64AE5A9F" w:rsidR="005F70F0" w:rsidRPr="001B5578" w:rsidRDefault="566BC004" w:rsidP="33B2A0FD">
      <w:pPr>
        <w:spacing w:line="259" w:lineRule="auto"/>
        <w:rPr>
          <w:color w:val="000000" w:themeColor="text1"/>
          <w:sz w:val="22"/>
          <w:szCs w:val="22"/>
        </w:rPr>
      </w:pPr>
      <w:r w:rsidRPr="001B5578">
        <w:rPr>
          <w:color w:val="000000" w:themeColor="text1"/>
          <w:sz w:val="22"/>
          <w:szCs w:val="22"/>
        </w:rPr>
        <w:t>This is an ontological representation of pharmacy data.  Pharmacies are represented as instances of the Pharmacy class</w:t>
      </w:r>
      <w:r w:rsidR="3DF701D1" w:rsidRPr="001B5578">
        <w:rPr>
          <w:color w:val="000000" w:themeColor="text1"/>
          <w:sz w:val="22"/>
          <w:szCs w:val="22"/>
        </w:rPr>
        <w:t xml:space="preserve"> which is a subclass of the CompleteCommunityAmenity class</w:t>
      </w:r>
      <w:r w:rsidRPr="001B5578">
        <w:rPr>
          <w:color w:val="000000" w:themeColor="text1"/>
          <w:sz w:val="22"/>
          <w:szCs w:val="22"/>
        </w:rPr>
        <w:t xml:space="preserve">.  Pharmacies can have a name which is linked via the hasName property, </w:t>
      </w:r>
      <w:r w:rsidR="3F0A4F7F" w:rsidRPr="001B5578">
        <w:rPr>
          <w:color w:val="000000" w:themeColor="text1"/>
          <w:sz w:val="22"/>
          <w:szCs w:val="22"/>
        </w:rPr>
        <w:t>a website which is linked via the website property, an operator which is linked via the operator property, a contact email which is linked via the email property, a phone number which is linked via the hasTelephone property, its wheelchair accessibility which is linked via the wheelchairAccess property, its opening hours via the openingHours property,</w:t>
      </w:r>
      <w:r w:rsidR="70A05642" w:rsidRPr="001B5578">
        <w:rPr>
          <w:color w:val="000000" w:themeColor="text1"/>
          <w:sz w:val="22"/>
          <w:szCs w:val="22"/>
        </w:rPr>
        <w:t xml:space="preserve"> whether they provide drug dispensing services via the dispensing property,</w:t>
      </w:r>
      <w:r w:rsidR="3F0A4F7F" w:rsidRPr="001B5578">
        <w:rPr>
          <w:color w:val="000000" w:themeColor="text1"/>
          <w:sz w:val="22"/>
          <w:szCs w:val="22"/>
        </w:rPr>
        <w:t xml:space="preserve"> </w:t>
      </w:r>
      <w:r w:rsidRPr="001B5578">
        <w:rPr>
          <w:color w:val="000000" w:themeColor="text1"/>
          <w:sz w:val="22"/>
          <w:szCs w:val="22"/>
        </w:rPr>
        <w:t xml:space="preserve">a Location instance and a set of geospatial coordinates linked using the hasLocation and asWKT property, respectively.  The Pharmacy class can also use the hasCode property in order to link it to a specific set list of values (e.g., classification systems).  </w:t>
      </w:r>
    </w:p>
    <w:p w14:paraId="4F055654" w14:textId="1FC1DB99" w:rsidR="005F70F0" w:rsidRPr="001B5578" w:rsidRDefault="566BC004"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37CDE1D9" w:rsidRPr="001B5578">
        <w:rPr>
          <w:color w:val="000000" w:themeColor="text1"/>
          <w:sz w:val="22"/>
          <w:szCs w:val="22"/>
        </w:rPr>
        <w:t>pharmacy</w:t>
      </w:r>
      <w:r w:rsidRPr="001B5578">
        <w:rPr>
          <w:color w:val="000000" w:themeColor="text1"/>
          <w:sz w:val="22"/>
          <w:szCs w:val="22"/>
        </w:rPr>
        <w:t xml:space="preserve"> data, the instance can also have an osmID property that links the </w:t>
      </w:r>
      <w:r w:rsidR="5FFB8E7A" w:rsidRPr="001B5578">
        <w:rPr>
          <w:color w:val="000000" w:themeColor="text1"/>
          <w:sz w:val="22"/>
          <w:szCs w:val="22"/>
        </w:rPr>
        <w:t>pharmacy</w:t>
      </w:r>
      <w:r w:rsidRPr="001B5578">
        <w:rPr>
          <w:color w:val="000000" w:themeColor="text1"/>
          <w:sz w:val="22"/>
          <w:szCs w:val="22"/>
        </w:rPr>
        <w:t xml:space="preserve"> to its OSM ID (a unique identifier that is used in OpenStreetMap).</w:t>
      </w:r>
    </w:p>
    <w:p w14:paraId="3BB4A541" w14:textId="219666DA" w:rsidR="005F70F0" w:rsidRPr="001B5578" w:rsidRDefault="005F70F0" w:rsidP="33B2A0FD">
      <w:pPr>
        <w:spacing w:line="259" w:lineRule="auto"/>
      </w:pPr>
    </w:p>
    <w:p w14:paraId="758D9EC5" w14:textId="5EB6F043" w:rsidR="005F70F0" w:rsidRPr="001B5578" w:rsidRDefault="005F70F0" w:rsidP="33B2A0FD">
      <w:pPr>
        <w:spacing w:line="259" w:lineRule="auto"/>
        <w:rPr>
          <w:color w:val="000000" w:themeColor="text1"/>
          <w:sz w:val="22"/>
          <w:szCs w:val="22"/>
        </w:rPr>
      </w:pPr>
    </w:p>
    <w:p w14:paraId="51517F6A" w14:textId="1564DCC9" w:rsidR="005F70F0" w:rsidRPr="001B5578" w:rsidRDefault="413ED4A9" w:rsidP="33B2A0FD">
      <w:pPr>
        <w:spacing w:line="259" w:lineRule="auto"/>
        <w:rPr>
          <w:color w:val="000000" w:themeColor="text1"/>
          <w:sz w:val="22"/>
          <w:szCs w:val="22"/>
        </w:rPr>
      </w:pPr>
      <w:r w:rsidRPr="001B5578">
        <w:rPr>
          <w:noProof/>
        </w:rPr>
        <w:drawing>
          <wp:inline distT="0" distB="0" distL="0" distR="0" wp14:anchorId="6979CB19" wp14:editId="787617F3">
            <wp:extent cx="6399851" cy="4943476"/>
            <wp:effectExtent l="0" t="0" r="0" b="0"/>
            <wp:docPr id="1417184192" name="Picture 141718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9851" cy="4943476"/>
                    </a:xfrm>
                    <a:prstGeom prst="rect">
                      <a:avLst/>
                    </a:prstGeom>
                  </pic:spPr>
                </pic:pic>
              </a:graphicData>
            </a:graphic>
          </wp:inline>
        </w:drawing>
      </w:r>
    </w:p>
    <w:p w14:paraId="2912A4A4" w14:textId="22FCCDEC" w:rsidR="005F70F0" w:rsidRPr="001B5578" w:rsidRDefault="005F70F0" w:rsidP="33B2A0FD">
      <w:pPr>
        <w:spacing w:line="259" w:lineRule="auto"/>
        <w:rPr>
          <w:color w:val="000000" w:themeColor="text1"/>
          <w:sz w:val="22"/>
          <w:szCs w:val="22"/>
        </w:rPr>
      </w:pPr>
    </w:p>
    <w:p w14:paraId="24E41169" w14:textId="1D90A4D8" w:rsidR="005F70F0" w:rsidRPr="001B5578" w:rsidRDefault="4185E8D0" w:rsidP="6727BC46">
      <w:pPr>
        <w:pStyle w:val="Heading2"/>
        <w:spacing w:line="259" w:lineRule="auto"/>
      </w:pPr>
      <w:bookmarkStart w:id="30" w:name="_Toc201121280"/>
      <w:r w:rsidRPr="001B5578">
        <w:t>Supermarket</w:t>
      </w:r>
      <w:bookmarkEnd w:id="30"/>
    </w:p>
    <w:p w14:paraId="665F0F98" w14:textId="1696B7AD" w:rsidR="005F70F0" w:rsidRPr="001B5578" w:rsidRDefault="4185E8D0" w:rsidP="6727BC46">
      <w:pPr>
        <w:spacing w:line="259" w:lineRule="auto"/>
        <w:rPr>
          <w:color w:val="000000" w:themeColor="text1"/>
          <w:sz w:val="22"/>
          <w:szCs w:val="22"/>
        </w:rPr>
      </w:pPr>
      <w:r w:rsidRPr="001B5578">
        <w:rPr>
          <w:color w:val="000000" w:themeColor="text1"/>
          <w:sz w:val="22"/>
          <w:szCs w:val="22"/>
        </w:rPr>
        <w:t xml:space="preserve">This is an ontological representation of supermarket data.  </w:t>
      </w:r>
      <w:r w:rsidR="66A12589" w:rsidRPr="001B5578">
        <w:rPr>
          <w:color w:val="000000" w:themeColor="text1"/>
          <w:sz w:val="22"/>
          <w:szCs w:val="22"/>
        </w:rPr>
        <w:t>Supermarkets</w:t>
      </w:r>
      <w:r w:rsidRPr="001B5578">
        <w:rPr>
          <w:color w:val="000000" w:themeColor="text1"/>
          <w:sz w:val="22"/>
          <w:szCs w:val="22"/>
        </w:rPr>
        <w:t xml:space="preserve"> are represented as instances of the </w:t>
      </w:r>
      <w:r w:rsidR="5A54BCDB" w:rsidRPr="001B5578">
        <w:rPr>
          <w:color w:val="000000" w:themeColor="text1"/>
          <w:sz w:val="22"/>
          <w:szCs w:val="22"/>
        </w:rPr>
        <w:t>Supermarket</w:t>
      </w:r>
      <w:r w:rsidRPr="001B5578">
        <w:rPr>
          <w:color w:val="000000" w:themeColor="text1"/>
          <w:sz w:val="22"/>
          <w:szCs w:val="22"/>
        </w:rPr>
        <w:t xml:space="preserve"> class which is a subclass of the CompleteCommunityAmenity class.  </w:t>
      </w:r>
      <w:r w:rsidR="50FE7109" w:rsidRPr="001B5578">
        <w:rPr>
          <w:color w:val="000000" w:themeColor="text1"/>
          <w:sz w:val="22"/>
          <w:szCs w:val="22"/>
        </w:rPr>
        <w:t>Supermarkets</w:t>
      </w:r>
      <w:r w:rsidRPr="001B5578">
        <w:rPr>
          <w:color w:val="000000" w:themeColor="text1"/>
          <w:sz w:val="22"/>
          <w:szCs w:val="22"/>
        </w:rPr>
        <w:t xml:space="preserve"> can have a name which is linked via the hasName property, a website which is linked via the website property, an operator which is linked via the operator property, a contact email which is linked via the email property, a phone number which is linked via the hasTelephone property, its wheelchair accessibility which is linked via the wheelchairAccess property, its opening hours via the openingHours property, a Location instance and a set of geospatial coordinates linked using the hasLocation and asWKT property, respectively.  The </w:t>
      </w:r>
      <w:r w:rsidR="517DA7E2" w:rsidRPr="001B5578">
        <w:rPr>
          <w:color w:val="000000" w:themeColor="text1"/>
          <w:sz w:val="22"/>
          <w:szCs w:val="22"/>
        </w:rPr>
        <w:t>Supermarket</w:t>
      </w:r>
      <w:r w:rsidRPr="001B5578">
        <w:rPr>
          <w:color w:val="000000" w:themeColor="text1"/>
          <w:sz w:val="22"/>
          <w:szCs w:val="22"/>
        </w:rPr>
        <w:t xml:space="preserve"> class can also use the hasCode property in order to link it to a specific set list of values (e.g., classification systems).  </w:t>
      </w:r>
    </w:p>
    <w:p w14:paraId="4D7AFAED" w14:textId="6D6353FD" w:rsidR="005F70F0" w:rsidRPr="001B5578" w:rsidRDefault="4185E8D0" w:rsidP="6727BC46">
      <w:pPr>
        <w:spacing w:line="259" w:lineRule="auto"/>
        <w:rPr>
          <w:color w:val="000000" w:themeColor="text1"/>
          <w:sz w:val="22"/>
          <w:szCs w:val="22"/>
        </w:rPr>
      </w:pPr>
      <w:r w:rsidRPr="001B5578">
        <w:rPr>
          <w:color w:val="000000" w:themeColor="text1"/>
          <w:sz w:val="22"/>
          <w:szCs w:val="22"/>
        </w:rPr>
        <w:lastRenderedPageBreak/>
        <w:t xml:space="preserve">Additionally, for OpenStreetMap </w:t>
      </w:r>
      <w:r w:rsidR="246D936B" w:rsidRPr="001B5578">
        <w:rPr>
          <w:color w:val="000000" w:themeColor="text1"/>
          <w:sz w:val="22"/>
          <w:szCs w:val="22"/>
        </w:rPr>
        <w:t>supermarket</w:t>
      </w:r>
      <w:r w:rsidRPr="001B5578">
        <w:rPr>
          <w:color w:val="000000" w:themeColor="text1"/>
          <w:sz w:val="22"/>
          <w:szCs w:val="22"/>
        </w:rPr>
        <w:t xml:space="preserve"> data, the instance can also have an osmID property that links the </w:t>
      </w:r>
      <w:r w:rsidR="0AA0DAC1" w:rsidRPr="001B5578">
        <w:rPr>
          <w:color w:val="000000" w:themeColor="text1"/>
          <w:sz w:val="22"/>
          <w:szCs w:val="22"/>
        </w:rPr>
        <w:t>supermarket</w:t>
      </w:r>
      <w:r w:rsidRPr="001B5578">
        <w:rPr>
          <w:color w:val="000000" w:themeColor="text1"/>
          <w:sz w:val="22"/>
          <w:szCs w:val="22"/>
        </w:rPr>
        <w:t xml:space="preserve"> to its OSM ID (a unique identifier that is used in OpenStreetMap).</w:t>
      </w:r>
    </w:p>
    <w:p w14:paraId="6370AD8F" w14:textId="6B9E6B00" w:rsidR="005F70F0" w:rsidRPr="001B5578" w:rsidRDefault="005F70F0" w:rsidP="6727BC46">
      <w:pPr>
        <w:spacing w:line="259" w:lineRule="auto"/>
        <w:rPr>
          <w:color w:val="000000" w:themeColor="text1"/>
          <w:sz w:val="22"/>
          <w:szCs w:val="22"/>
        </w:rPr>
      </w:pPr>
    </w:p>
    <w:p w14:paraId="47D971B0" w14:textId="39439539" w:rsidR="005F70F0" w:rsidRPr="001B5578" w:rsidRDefault="015EC40D" w:rsidP="33B2A0FD">
      <w:pPr>
        <w:spacing w:line="259" w:lineRule="auto"/>
        <w:rPr>
          <w:color w:val="000000" w:themeColor="text1"/>
          <w:sz w:val="22"/>
          <w:szCs w:val="22"/>
        </w:rPr>
      </w:pPr>
      <w:r w:rsidRPr="001B5578">
        <w:rPr>
          <w:noProof/>
        </w:rPr>
        <w:drawing>
          <wp:inline distT="0" distB="0" distL="0" distR="0" wp14:anchorId="7D80B001" wp14:editId="3EEBD5CE">
            <wp:extent cx="5943600" cy="4600575"/>
            <wp:effectExtent l="0" t="0" r="0" b="0"/>
            <wp:docPr id="1006415855" name="Picture 100641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C078E63" w14:textId="50EF69FC" w:rsidR="005F70F0" w:rsidRPr="001B5578" w:rsidRDefault="005F70F0"/>
    <w:p w14:paraId="067A7BFF" w14:textId="4B3B85A1" w:rsidR="33B2A0FD" w:rsidRPr="001B5578" w:rsidRDefault="6A3EB374" w:rsidP="6727BC46">
      <w:pPr>
        <w:pStyle w:val="Heading2"/>
        <w:spacing w:line="259" w:lineRule="auto"/>
      </w:pPr>
      <w:bookmarkStart w:id="31" w:name="_Toc201121281"/>
      <w:r w:rsidRPr="001B5578">
        <w:t>Greengrocer</w:t>
      </w:r>
      <w:bookmarkEnd w:id="31"/>
    </w:p>
    <w:p w14:paraId="63DA66CB" w14:textId="19969704" w:rsidR="33B2A0FD" w:rsidRPr="001B5578" w:rsidRDefault="6A3EB374" w:rsidP="6727BC46">
      <w:pPr>
        <w:spacing w:line="259" w:lineRule="auto"/>
        <w:rPr>
          <w:color w:val="000000" w:themeColor="text1"/>
          <w:sz w:val="22"/>
          <w:szCs w:val="22"/>
        </w:rPr>
      </w:pPr>
      <w:r w:rsidRPr="001B5578">
        <w:rPr>
          <w:color w:val="000000" w:themeColor="text1"/>
          <w:sz w:val="22"/>
          <w:szCs w:val="22"/>
        </w:rPr>
        <w:t xml:space="preserve">This is an ontological representation of </w:t>
      </w:r>
      <w:r w:rsidR="2DABE447" w:rsidRPr="001B5578">
        <w:rPr>
          <w:color w:val="000000" w:themeColor="text1"/>
          <w:sz w:val="22"/>
          <w:szCs w:val="22"/>
        </w:rPr>
        <w:t>greengrocer</w:t>
      </w:r>
      <w:r w:rsidRPr="001B5578">
        <w:rPr>
          <w:color w:val="000000" w:themeColor="text1"/>
          <w:sz w:val="22"/>
          <w:szCs w:val="22"/>
        </w:rPr>
        <w:t xml:space="preserve"> data.  </w:t>
      </w:r>
      <w:r w:rsidR="3F5D3EF1" w:rsidRPr="001B5578">
        <w:rPr>
          <w:color w:val="000000" w:themeColor="text1"/>
          <w:sz w:val="22"/>
          <w:szCs w:val="22"/>
        </w:rPr>
        <w:t>Greengrocers</w:t>
      </w:r>
      <w:r w:rsidRPr="001B5578">
        <w:rPr>
          <w:color w:val="000000" w:themeColor="text1"/>
          <w:sz w:val="22"/>
          <w:szCs w:val="22"/>
        </w:rPr>
        <w:t xml:space="preserve"> are represented as instances of the </w:t>
      </w:r>
      <w:r w:rsidR="3A18C1A9" w:rsidRPr="001B5578">
        <w:rPr>
          <w:color w:val="000000" w:themeColor="text1"/>
          <w:sz w:val="22"/>
          <w:szCs w:val="22"/>
        </w:rPr>
        <w:t>Greengrocer</w:t>
      </w:r>
      <w:r w:rsidRPr="001B5578">
        <w:rPr>
          <w:color w:val="000000" w:themeColor="text1"/>
          <w:sz w:val="22"/>
          <w:szCs w:val="22"/>
        </w:rPr>
        <w:t xml:space="preserve"> class which is a subclass of the CompleteCommunityAmenity class.  </w:t>
      </w:r>
      <w:r w:rsidR="2176CA57" w:rsidRPr="001B5578">
        <w:rPr>
          <w:color w:val="000000" w:themeColor="text1"/>
          <w:sz w:val="22"/>
          <w:szCs w:val="22"/>
        </w:rPr>
        <w:t>Greengrocer</w:t>
      </w:r>
      <w:r w:rsidRPr="001B5578">
        <w:rPr>
          <w:color w:val="000000" w:themeColor="text1"/>
          <w:sz w:val="22"/>
          <w:szCs w:val="22"/>
        </w:rPr>
        <w:t>s can have a name which is linked via the hasName property, a website which is linked via the website property</w:t>
      </w:r>
      <w:r w:rsidR="770BF749" w:rsidRPr="001B5578">
        <w:rPr>
          <w:color w:val="000000" w:themeColor="text1"/>
          <w:sz w:val="22"/>
          <w:szCs w:val="22"/>
        </w:rPr>
        <w:t>,</w:t>
      </w:r>
      <w:r w:rsidRPr="001B5578">
        <w:rPr>
          <w:color w:val="000000" w:themeColor="text1"/>
          <w:sz w:val="22"/>
          <w:szCs w:val="22"/>
        </w:rPr>
        <w:t xml:space="preserve"> a phone number which is linked via the hasTelephone property, its wheelchair accessibility which is linked via the wheelchairAccess property, its opening hours via the openingHours property, a Location instance and a set of geospatial coordinates linked using the hasLocation and asWKT property, respectively.  The </w:t>
      </w:r>
      <w:r w:rsidR="65BBA3C2" w:rsidRPr="001B5578">
        <w:rPr>
          <w:color w:val="000000" w:themeColor="text1"/>
          <w:sz w:val="22"/>
          <w:szCs w:val="22"/>
        </w:rPr>
        <w:t xml:space="preserve">Greengrocer </w:t>
      </w:r>
      <w:r w:rsidRPr="001B5578">
        <w:rPr>
          <w:color w:val="000000" w:themeColor="text1"/>
          <w:sz w:val="22"/>
          <w:szCs w:val="22"/>
        </w:rPr>
        <w:t xml:space="preserve">class can also use the hasCode property in order to link it to a specific set list of values (e.g., classification systems).  </w:t>
      </w:r>
    </w:p>
    <w:p w14:paraId="5D0908AE" w14:textId="586F4393" w:rsidR="33B2A0FD" w:rsidRPr="001B5578" w:rsidRDefault="6A3EB374" w:rsidP="6727BC46">
      <w:pPr>
        <w:spacing w:line="259" w:lineRule="auto"/>
        <w:rPr>
          <w:color w:val="000000" w:themeColor="text1"/>
          <w:sz w:val="22"/>
          <w:szCs w:val="22"/>
        </w:rPr>
      </w:pPr>
      <w:r w:rsidRPr="001B5578">
        <w:rPr>
          <w:color w:val="000000" w:themeColor="text1"/>
          <w:sz w:val="22"/>
          <w:szCs w:val="22"/>
        </w:rPr>
        <w:t xml:space="preserve">Additionally, for OpenStreetMap </w:t>
      </w:r>
      <w:r w:rsidR="7E833C59" w:rsidRPr="001B5578">
        <w:rPr>
          <w:color w:val="000000" w:themeColor="text1"/>
          <w:sz w:val="22"/>
          <w:szCs w:val="22"/>
        </w:rPr>
        <w:t>greengrocer</w:t>
      </w:r>
      <w:r w:rsidRPr="001B5578">
        <w:rPr>
          <w:color w:val="000000" w:themeColor="text1"/>
          <w:sz w:val="22"/>
          <w:szCs w:val="22"/>
        </w:rPr>
        <w:t xml:space="preserve"> data, the instance can also have an osmID property that links the </w:t>
      </w:r>
      <w:r w:rsidR="29557FA8" w:rsidRPr="001B5578">
        <w:rPr>
          <w:color w:val="000000" w:themeColor="text1"/>
          <w:sz w:val="22"/>
          <w:szCs w:val="22"/>
        </w:rPr>
        <w:t>greengrocer</w:t>
      </w:r>
      <w:r w:rsidRPr="001B5578">
        <w:rPr>
          <w:color w:val="000000" w:themeColor="text1"/>
          <w:sz w:val="22"/>
          <w:szCs w:val="22"/>
        </w:rPr>
        <w:t xml:space="preserve"> to its OSM ID (a unique identifier that is used in OpenStreetMap).</w:t>
      </w:r>
    </w:p>
    <w:p w14:paraId="23C2F7E9" w14:textId="79A437E5" w:rsidR="241A8A9C" w:rsidRPr="001B5578" w:rsidRDefault="241A8A9C" w:rsidP="295C87C8">
      <w:pPr>
        <w:spacing w:line="259" w:lineRule="auto"/>
      </w:pPr>
      <w:r w:rsidRPr="001B5578">
        <w:rPr>
          <w:noProof/>
        </w:rPr>
        <w:lastRenderedPageBreak/>
        <w:drawing>
          <wp:inline distT="0" distB="0" distL="0" distR="0" wp14:anchorId="1008EA21" wp14:editId="2D194EAC">
            <wp:extent cx="5943600" cy="4600576"/>
            <wp:effectExtent l="0" t="0" r="0" b="0"/>
            <wp:docPr id="1156284485" name="Picture 11562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600576"/>
                    </a:xfrm>
                    <a:prstGeom prst="rect">
                      <a:avLst/>
                    </a:prstGeom>
                  </pic:spPr>
                </pic:pic>
              </a:graphicData>
            </a:graphic>
          </wp:inline>
        </w:drawing>
      </w:r>
    </w:p>
    <w:p w14:paraId="5BD18229" w14:textId="3E1908DA" w:rsidR="241A8A9C" w:rsidRPr="001B5578" w:rsidRDefault="241A8A9C" w:rsidP="295C87C8">
      <w:pPr>
        <w:pStyle w:val="Heading2"/>
        <w:spacing w:line="259" w:lineRule="auto"/>
        <w:rPr>
          <w:rFonts w:ascii="Aptos Display" w:eastAsia="Aptos Display" w:hAnsi="Aptos Display" w:cs="Aptos Display"/>
        </w:rPr>
      </w:pPr>
      <w:bookmarkStart w:id="32" w:name="_Toc201121282"/>
      <w:r w:rsidRPr="001B5578">
        <w:rPr>
          <w:rFonts w:ascii="Aptos Display" w:eastAsia="Aptos Display" w:hAnsi="Aptos Display" w:cs="Aptos Display"/>
        </w:rPr>
        <w:t>Restaurant</w:t>
      </w:r>
      <w:bookmarkEnd w:id="32"/>
    </w:p>
    <w:p w14:paraId="0E161663" w14:textId="47D716F6" w:rsidR="241A8A9C" w:rsidRPr="001B5578" w:rsidRDefault="241A8A9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This is an ontological representation of restaurant data.  Restaurants are represented as instances of the Restaurant class which is a subclass of the CompleteCommunityAmenity class.  Restaurants can have a name which is linked via the hasName property, a website which is linked via the website property,</w:t>
      </w:r>
      <w:r w:rsidR="3C5CB5AE" w:rsidRPr="001B5578">
        <w:rPr>
          <w:rFonts w:ascii="Aptos" w:eastAsia="Aptos" w:hAnsi="Aptos" w:cs="Aptos"/>
          <w:color w:val="000000" w:themeColor="text1"/>
          <w:sz w:val="22"/>
          <w:szCs w:val="22"/>
        </w:rPr>
        <w:t xml:space="preserve"> an email which is linked via the email property,</w:t>
      </w:r>
      <w:r w:rsidRPr="001B5578">
        <w:rPr>
          <w:rFonts w:ascii="Aptos" w:eastAsia="Aptos" w:hAnsi="Aptos" w:cs="Aptos"/>
          <w:color w:val="000000" w:themeColor="text1"/>
          <w:sz w:val="22"/>
          <w:szCs w:val="22"/>
        </w:rPr>
        <w:t xml:space="preserve"> a phone number which is linked via the hasTelephone property, its wheelchair accessibility which is linked via the wheelchairAccess property, its opening hours via the openingHours property, </w:t>
      </w:r>
      <w:r w:rsidR="7AD9E5FB" w:rsidRPr="001B5578">
        <w:rPr>
          <w:rFonts w:ascii="Aptos" w:eastAsia="Aptos" w:hAnsi="Aptos" w:cs="Aptos"/>
          <w:color w:val="000000" w:themeColor="text1"/>
          <w:sz w:val="22"/>
          <w:szCs w:val="22"/>
        </w:rPr>
        <w:t xml:space="preserve">the type of cuisine that it serves via the cuisine property, </w:t>
      </w:r>
      <w:r w:rsidR="0B1AE69D" w:rsidRPr="001B5578">
        <w:rPr>
          <w:rFonts w:ascii="Aptos" w:eastAsia="Aptos" w:hAnsi="Aptos" w:cs="Aptos"/>
          <w:color w:val="000000" w:themeColor="text1"/>
          <w:sz w:val="22"/>
          <w:szCs w:val="22"/>
        </w:rPr>
        <w:t xml:space="preserve">whether delivery </w:t>
      </w:r>
      <w:r w:rsidR="3C165A55" w:rsidRPr="001B5578">
        <w:rPr>
          <w:rFonts w:ascii="Aptos" w:eastAsia="Aptos" w:hAnsi="Aptos" w:cs="Aptos"/>
          <w:color w:val="000000" w:themeColor="text1"/>
          <w:sz w:val="22"/>
          <w:szCs w:val="22"/>
        </w:rPr>
        <w:t>is available</w:t>
      </w:r>
      <w:r w:rsidR="0B1AE69D" w:rsidRPr="001B5578">
        <w:rPr>
          <w:rFonts w:ascii="Aptos" w:eastAsia="Aptos" w:hAnsi="Aptos" w:cs="Aptos"/>
          <w:color w:val="000000" w:themeColor="text1"/>
          <w:sz w:val="22"/>
          <w:szCs w:val="22"/>
        </w:rPr>
        <w:t xml:space="preserve"> via the delivery property,</w:t>
      </w:r>
      <w:r w:rsidR="5D557EBC" w:rsidRPr="001B5578">
        <w:rPr>
          <w:rFonts w:ascii="Aptos" w:eastAsia="Aptos" w:hAnsi="Aptos" w:cs="Aptos"/>
          <w:color w:val="000000" w:themeColor="text1"/>
          <w:sz w:val="22"/>
          <w:szCs w:val="22"/>
        </w:rPr>
        <w:t xml:space="preserve"> whether takeaway is offered via the takeaway property,</w:t>
      </w:r>
      <w:r w:rsidR="0B1AE69D" w:rsidRPr="001B5578">
        <w:rPr>
          <w:rFonts w:ascii="Aptos" w:eastAsia="Aptos" w:hAnsi="Aptos" w:cs="Aptos"/>
          <w:color w:val="000000" w:themeColor="text1"/>
          <w:sz w:val="22"/>
          <w:szCs w:val="22"/>
        </w:rPr>
        <w:t xml:space="preserve"> whether smoking is allowed via the smoking property,</w:t>
      </w:r>
      <w:r w:rsidR="00D037B5" w:rsidRPr="001B5578">
        <w:rPr>
          <w:rFonts w:ascii="Aptos" w:eastAsia="Aptos" w:hAnsi="Aptos" w:cs="Aptos"/>
          <w:color w:val="000000" w:themeColor="text1"/>
          <w:sz w:val="22"/>
          <w:szCs w:val="22"/>
        </w:rPr>
        <w:t xml:space="preserve"> whether outdoor seating is available via the outdoorSeating property, its capacity (i.e.</w:t>
      </w:r>
      <w:r w:rsidR="703919AE" w:rsidRPr="001B5578">
        <w:rPr>
          <w:rFonts w:ascii="Aptos" w:eastAsia="Aptos" w:hAnsi="Aptos" w:cs="Aptos"/>
          <w:color w:val="000000" w:themeColor="text1"/>
          <w:sz w:val="22"/>
          <w:szCs w:val="22"/>
        </w:rPr>
        <w:t xml:space="preserve"> number of people it can accomodate) via the capacity property,</w:t>
      </w:r>
      <w:r w:rsidR="0B1AE69D" w:rsidRPr="001B5578">
        <w:rPr>
          <w:rFonts w:ascii="Aptos" w:eastAsia="Aptos" w:hAnsi="Aptos" w:cs="Aptos"/>
          <w:color w:val="000000" w:themeColor="text1"/>
          <w:sz w:val="22"/>
          <w:szCs w:val="22"/>
        </w:rPr>
        <w:t xml:space="preserve"> </w:t>
      </w:r>
      <w:r w:rsidRPr="001B5578">
        <w:rPr>
          <w:rFonts w:ascii="Aptos" w:eastAsia="Aptos" w:hAnsi="Aptos" w:cs="Aptos"/>
          <w:color w:val="000000" w:themeColor="text1"/>
          <w:sz w:val="22"/>
          <w:szCs w:val="22"/>
        </w:rPr>
        <w:t xml:space="preserve">a Location instance and a set of geospatial coordinates linked using the hasLocation and asWKT property, respectively.  The Restaurant class can also use the hasCode property in order to link it to a specific set list of values (e.g., classification systems).  </w:t>
      </w:r>
    </w:p>
    <w:p w14:paraId="2F96CB2B" w14:textId="063D3128" w:rsidR="241A8A9C" w:rsidRPr="001B5578" w:rsidRDefault="241A8A9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Additionally, for OpenStreetMap restaurant data, the instance can also have an osmID property that links the restaurant to its OSM ID (a unique identifier that is used in OpenStreetMap).</w:t>
      </w:r>
    </w:p>
    <w:p w14:paraId="17A4B250" w14:textId="3F2BAA95" w:rsidR="295C87C8" w:rsidRPr="001B5578" w:rsidRDefault="295C87C8" w:rsidP="295C87C8">
      <w:pPr>
        <w:spacing w:line="259" w:lineRule="auto"/>
        <w:rPr>
          <w:rFonts w:ascii="Aptos" w:eastAsia="Aptos" w:hAnsi="Aptos" w:cs="Aptos"/>
          <w:color w:val="000000" w:themeColor="text1"/>
          <w:sz w:val="22"/>
          <w:szCs w:val="22"/>
        </w:rPr>
      </w:pPr>
    </w:p>
    <w:p w14:paraId="34E73AE8" w14:textId="2ABD900E" w:rsidR="72E8F902" w:rsidRPr="001B5578" w:rsidRDefault="72E8F902" w:rsidP="295C87C8">
      <w:pPr>
        <w:spacing w:line="259" w:lineRule="auto"/>
        <w:rPr>
          <w:rFonts w:ascii="Aptos" w:eastAsia="Aptos" w:hAnsi="Aptos" w:cs="Aptos"/>
          <w:color w:val="000000" w:themeColor="text1"/>
          <w:sz w:val="22"/>
          <w:szCs w:val="22"/>
        </w:rPr>
      </w:pPr>
      <w:r w:rsidRPr="001B5578">
        <w:rPr>
          <w:noProof/>
        </w:rPr>
        <w:lastRenderedPageBreak/>
        <w:drawing>
          <wp:inline distT="0" distB="0" distL="0" distR="0" wp14:anchorId="090071AB" wp14:editId="7D93E085">
            <wp:extent cx="6831560" cy="4543425"/>
            <wp:effectExtent l="0" t="0" r="0" b="0"/>
            <wp:docPr id="60686420" name="Picture 6068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31560" cy="4543425"/>
                    </a:xfrm>
                    <a:prstGeom prst="rect">
                      <a:avLst/>
                    </a:prstGeom>
                  </pic:spPr>
                </pic:pic>
              </a:graphicData>
            </a:graphic>
          </wp:inline>
        </w:drawing>
      </w:r>
    </w:p>
    <w:p w14:paraId="769FD659" w14:textId="2A0481D2" w:rsidR="77AD014C" w:rsidRPr="001B5578" w:rsidRDefault="77AD014C" w:rsidP="295C87C8">
      <w:pPr>
        <w:pStyle w:val="Heading2"/>
        <w:spacing w:line="259" w:lineRule="auto"/>
        <w:rPr>
          <w:rFonts w:ascii="Aptos Display" w:eastAsia="Aptos Display" w:hAnsi="Aptos Display" w:cs="Aptos Display"/>
        </w:rPr>
      </w:pPr>
      <w:bookmarkStart w:id="33" w:name="_Toc201121283"/>
      <w:r w:rsidRPr="001B5578">
        <w:rPr>
          <w:rFonts w:ascii="Aptos Display" w:eastAsia="Aptos Display" w:hAnsi="Aptos Display" w:cs="Aptos Display"/>
        </w:rPr>
        <w:t>FastFood</w:t>
      </w:r>
      <w:bookmarkEnd w:id="33"/>
    </w:p>
    <w:p w14:paraId="0639A46B" w14:textId="023A6691" w:rsidR="77AD014C" w:rsidRPr="001B5578" w:rsidRDefault="77AD014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 xml:space="preserve">This is an ontological representation of </w:t>
      </w:r>
      <w:r w:rsidR="66B9DECF" w:rsidRPr="001B5578">
        <w:rPr>
          <w:rFonts w:ascii="Aptos" w:eastAsia="Aptos" w:hAnsi="Aptos" w:cs="Aptos"/>
          <w:color w:val="000000" w:themeColor="text1"/>
          <w:sz w:val="22"/>
          <w:szCs w:val="22"/>
        </w:rPr>
        <w:t>fast food</w:t>
      </w:r>
      <w:r w:rsidRPr="001B5578">
        <w:rPr>
          <w:rFonts w:ascii="Aptos" w:eastAsia="Aptos" w:hAnsi="Aptos" w:cs="Aptos"/>
          <w:color w:val="000000" w:themeColor="text1"/>
          <w:sz w:val="22"/>
          <w:szCs w:val="22"/>
        </w:rPr>
        <w:t xml:space="preserve"> vendor data.  Fast food vendorsare represented as instances of the FastFood class which is a subclass of the CompleteCommunityAmenity class.  Fast food vendors can have a name which is linked via the hasName property, a website which is linked via the website property, an email which is linked via the email property, a phone number which is linked via the hasTelephone property, its wheelchair accessibility which is linked via the wheelchairAccess property, its opening hours via the openingHours property, the type of cuisine that it serves via the cuisine property, whether delivery is available via the delivery property, whether takeaway is offered via the takeaway property, whether smoking is allowed via the smoking property, whether outdoor seating is available via the outdoorSeating property, its capacity (i.e. number of people it can accomodate) via the capacity property, whether </w:t>
      </w:r>
      <w:r w:rsidR="1E85F0D6" w:rsidRPr="001B5578">
        <w:rPr>
          <w:rFonts w:ascii="Aptos" w:eastAsia="Aptos" w:hAnsi="Aptos" w:cs="Aptos"/>
          <w:color w:val="000000" w:themeColor="text1"/>
          <w:sz w:val="22"/>
          <w:szCs w:val="22"/>
        </w:rPr>
        <w:t xml:space="preserve">it offers drive-through services via the driveThrough property, </w:t>
      </w:r>
      <w:r w:rsidRPr="001B5578">
        <w:rPr>
          <w:rFonts w:ascii="Aptos" w:eastAsia="Aptos" w:hAnsi="Aptos" w:cs="Aptos"/>
          <w:color w:val="000000" w:themeColor="text1"/>
          <w:sz w:val="22"/>
          <w:szCs w:val="22"/>
        </w:rPr>
        <w:t xml:space="preserve">a Location instance and a set of geospatial coordinates linked using the hasLocation and asWKT property, respectively.  The </w:t>
      </w:r>
      <w:r w:rsidR="62C36537" w:rsidRPr="001B5578">
        <w:rPr>
          <w:rFonts w:ascii="Aptos" w:eastAsia="Aptos" w:hAnsi="Aptos" w:cs="Aptos"/>
          <w:color w:val="000000" w:themeColor="text1"/>
          <w:sz w:val="22"/>
          <w:szCs w:val="22"/>
        </w:rPr>
        <w:t>FastFood</w:t>
      </w:r>
      <w:r w:rsidRPr="001B5578">
        <w:rPr>
          <w:rFonts w:ascii="Aptos" w:eastAsia="Aptos" w:hAnsi="Aptos" w:cs="Aptos"/>
          <w:color w:val="000000" w:themeColor="text1"/>
          <w:sz w:val="22"/>
          <w:szCs w:val="22"/>
        </w:rPr>
        <w:t xml:space="preserve"> class can also use the hasCode property in order to link it to a specific set list of values (e.g., classification systems).  </w:t>
      </w:r>
    </w:p>
    <w:p w14:paraId="5A47347B" w14:textId="0107167F" w:rsidR="77AD014C" w:rsidRPr="001B5578" w:rsidRDefault="77AD014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 xml:space="preserve">Additionally, for OpenStreetMap </w:t>
      </w:r>
      <w:r w:rsidR="1FE36E5C" w:rsidRPr="001B5578">
        <w:rPr>
          <w:rFonts w:ascii="Aptos" w:eastAsia="Aptos" w:hAnsi="Aptos" w:cs="Aptos"/>
          <w:color w:val="000000" w:themeColor="text1"/>
          <w:sz w:val="22"/>
          <w:szCs w:val="22"/>
        </w:rPr>
        <w:t>fast food vendor</w:t>
      </w:r>
      <w:r w:rsidRPr="001B5578">
        <w:rPr>
          <w:rFonts w:ascii="Aptos" w:eastAsia="Aptos" w:hAnsi="Aptos" w:cs="Aptos"/>
          <w:color w:val="000000" w:themeColor="text1"/>
          <w:sz w:val="22"/>
          <w:szCs w:val="22"/>
        </w:rPr>
        <w:t xml:space="preserve"> data, the instance can also have an osmID property that links the </w:t>
      </w:r>
      <w:r w:rsidR="137A69FA" w:rsidRPr="001B5578">
        <w:rPr>
          <w:rFonts w:ascii="Aptos" w:eastAsia="Aptos" w:hAnsi="Aptos" w:cs="Aptos"/>
          <w:color w:val="000000" w:themeColor="text1"/>
          <w:sz w:val="22"/>
          <w:szCs w:val="22"/>
        </w:rPr>
        <w:t>fast food vendor</w:t>
      </w:r>
      <w:r w:rsidRPr="001B5578">
        <w:rPr>
          <w:rFonts w:ascii="Aptos" w:eastAsia="Aptos" w:hAnsi="Aptos" w:cs="Aptos"/>
          <w:color w:val="000000" w:themeColor="text1"/>
          <w:sz w:val="22"/>
          <w:szCs w:val="22"/>
        </w:rPr>
        <w:t>to its OSM ID (a unique identifier that is used in OpenStreetMap).</w:t>
      </w:r>
    </w:p>
    <w:p w14:paraId="491736C9" w14:textId="42955895" w:rsidR="007B1B7F" w:rsidRPr="001B5578" w:rsidRDefault="249CAEEF" w:rsidP="72F5EAF2">
      <w:pPr>
        <w:spacing w:line="259" w:lineRule="auto"/>
        <w:rPr>
          <w:rFonts w:ascii="Aptos" w:eastAsia="Aptos" w:hAnsi="Aptos" w:cs="Aptos"/>
          <w:color w:val="000000" w:themeColor="text1"/>
          <w:sz w:val="22"/>
          <w:szCs w:val="22"/>
        </w:rPr>
      </w:pPr>
      <w:r w:rsidRPr="001B5578">
        <w:rPr>
          <w:noProof/>
        </w:rPr>
        <w:lastRenderedPageBreak/>
        <w:drawing>
          <wp:inline distT="0" distB="0" distL="0" distR="0" wp14:anchorId="6CD92AA9" wp14:editId="37FCF01A">
            <wp:extent cx="6485860" cy="4105632"/>
            <wp:effectExtent l="0" t="0" r="0" b="0"/>
            <wp:docPr id="1000758607" name="Picture 100075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7586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04960" cy="4117722"/>
                    </a:xfrm>
                    <a:prstGeom prst="rect">
                      <a:avLst/>
                    </a:prstGeom>
                  </pic:spPr>
                </pic:pic>
              </a:graphicData>
            </a:graphic>
          </wp:inline>
        </w:drawing>
      </w:r>
    </w:p>
    <w:p w14:paraId="7C2CEF4D" w14:textId="734FE2E6" w:rsidR="00212FCB" w:rsidRPr="001B5578" w:rsidRDefault="00212FCB" w:rsidP="00212FCB">
      <w:pPr>
        <w:pStyle w:val="Heading1"/>
      </w:pPr>
      <w:bookmarkStart w:id="34" w:name="_Toc201121284"/>
      <w:r w:rsidRPr="001B5578">
        <w:t>Representation of Road Data</w:t>
      </w:r>
      <w:bookmarkEnd w:id="34"/>
    </w:p>
    <w:p w14:paraId="3B43D128" w14:textId="43F2C660" w:rsidR="00FA6166" w:rsidRPr="001B5578" w:rsidRDefault="00212FCB" w:rsidP="00212FCB">
      <w:pPr>
        <w:spacing w:line="259" w:lineRule="auto"/>
        <w:rPr>
          <w:color w:val="000000" w:themeColor="text1"/>
          <w:sz w:val="22"/>
          <w:szCs w:val="22"/>
        </w:rPr>
      </w:pPr>
      <w:r w:rsidRPr="001B5578">
        <w:rPr>
          <w:color w:val="000000" w:themeColor="text1"/>
          <w:sz w:val="22"/>
          <w:szCs w:val="22"/>
        </w:rPr>
        <w:t xml:space="preserve">The Ontario Road Network (ORN) </w:t>
      </w:r>
      <w:hyperlink r:id="rId37" w:tooltip="dataset" w:history="1">
        <w:r w:rsidR="00034351" w:rsidRPr="001B5578">
          <w:rPr>
            <w:rStyle w:val="Hyperlink"/>
            <w:sz w:val="22"/>
            <w:szCs w:val="22"/>
          </w:rPr>
          <w:t>dataset</w:t>
        </w:r>
      </w:hyperlink>
      <w:r w:rsidR="000A4294" w:rsidRPr="001B5578">
        <w:rPr>
          <w:color w:val="000000" w:themeColor="text1"/>
          <w:sz w:val="22"/>
          <w:szCs w:val="22"/>
        </w:rPr>
        <w:t xml:space="preserve"> </w:t>
      </w:r>
      <w:r w:rsidRPr="001B5578">
        <w:rPr>
          <w:color w:val="000000" w:themeColor="text1"/>
          <w:sz w:val="22"/>
          <w:szCs w:val="22"/>
        </w:rPr>
        <w:t xml:space="preserve">represents the provincial road infrastructure and is segmented at real-world intersections or junctions. </w:t>
      </w:r>
      <w:r w:rsidR="000A4294" w:rsidRPr="001B5578">
        <w:rPr>
          <w:color w:val="000000" w:themeColor="text1"/>
          <w:sz w:val="22"/>
          <w:szCs w:val="22"/>
        </w:rPr>
        <w:t>The primary dataset consists of a shapefile (ORN_ROAD_NET_ELEMENT.shp) that describes road geometries and includes fields such as OGF_ID (a unique identifier for each road element), FROM_JCT, and TO_JCT, which indicate the junctions that bound each segment</w:t>
      </w:r>
      <w:commentRangeStart w:id="35"/>
      <w:del w:id="36" w:author="Divnoor Pal Chatha" w:date="2025-06-25T15:51:00Z" w16du:dateUtc="2025-06-25T19:51:00Z">
        <w:r w:rsidR="00EC40E4" w:rsidRPr="001B5578" w:rsidDel="0073706D">
          <w:rPr>
            <w:color w:val="000000" w:themeColor="text1"/>
            <w:sz w:val="22"/>
            <w:szCs w:val="22"/>
          </w:rPr>
          <w:delText>, and more</w:delText>
        </w:r>
        <w:commentRangeEnd w:id="35"/>
        <w:r w:rsidR="00FA29C1" w:rsidDel="0073706D">
          <w:rPr>
            <w:rStyle w:val="CommentReference"/>
          </w:rPr>
          <w:commentReference w:id="35"/>
        </w:r>
      </w:del>
      <w:r w:rsidR="000A4294" w:rsidRPr="001B5578">
        <w:rPr>
          <w:color w:val="000000" w:themeColor="text1"/>
          <w:sz w:val="22"/>
          <w:szCs w:val="22"/>
        </w:rPr>
        <w:t>. These junction references establish a topological connection between road elements. Supplementary CSV files (e.g., ORN_</w:t>
      </w:r>
      <w:r w:rsidR="00EC40E4" w:rsidRPr="001B5578">
        <w:rPr>
          <w:color w:val="000000" w:themeColor="text1"/>
          <w:sz w:val="22"/>
          <w:szCs w:val="22"/>
        </w:rPr>
        <w:t>ROAD_CLASS</w:t>
      </w:r>
      <w:r w:rsidR="000A4294" w:rsidRPr="001B5578">
        <w:rPr>
          <w:color w:val="000000" w:themeColor="text1"/>
          <w:sz w:val="22"/>
          <w:szCs w:val="22"/>
        </w:rPr>
        <w:t xml:space="preserve">.csv, ORN_SPEED_LIMIT.csv) enrich the dataset with additional attributes, including road names, speed limits, lane counts, and </w:t>
      </w:r>
      <w:r w:rsidR="002D7B4B" w:rsidRPr="001B5578">
        <w:rPr>
          <w:color w:val="000000" w:themeColor="text1"/>
          <w:sz w:val="22"/>
          <w:szCs w:val="22"/>
        </w:rPr>
        <w:t>more</w:t>
      </w:r>
      <w:r w:rsidR="00A652A6" w:rsidRPr="001B5578">
        <w:rPr>
          <w:color w:val="000000" w:themeColor="text1"/>
          <w:sz w:val="22"/>
          <w:szCs w:val="22"/>
        </w:rPr>
        <w:t>.</w:t>
      </w:r>
      <w:r w:rsidR="00343106" w:rsidRPr="001B5578">
        <w:rPr>
          <w:color w:val="000000" w:themeColor="text1"/>
          <w:sz w:val="22"/>
          <w:szCs w:val="22"/>
        </w:rPr>
        <w:t xml:space="preserve"> </w:t>
      </w:r>
      <w:ins w:id="37" w:author="Megan Katsumi" w:date="2025-06-24T08:53:00Z" w16du:dateUtc="2025-06-24T12:53:00Z">
        <w:r w:rsidR="00FA29C1">
          <w:rPr>
            <w:color w:val="000000" w:themeColor="text1"/>
            <w:sz w:val="22"/>
            <w:szCs w:val="22"/>
          </w:rPr>
          <w:t xml:space="preserve">The following is an </w:t>
        </w:r>
      </w:ins>
      <w:del w:id="38" w:author="Megan Katsumi" w:date="2025-06-24T08:53:00Z" w16du:dateUtc="2025-06-24T12:53:00Z">
        <w:r w:rsidR="00343106" w:rsidRPr="001B5578" w:rsidDel="00FA29C1">
          <w:rPr>
            <w:color w:val="000000" w:themeColor="text1"/>
            <w:sz w:val="22"/>
            <w:szCs w:val="22"/>
          </w:rPr>
          <w:delText>E</w:delText>
        </w:r>
      </w:del>
      <w:ins w:id="39" w:author="Megan Katsumi" w:date="2025-06-24T08:53:00Z" w16du:dateUtc="2025-06-24T12:53:00Z">
        <w:r w:rsidR="00FA29C1">
          <w:rPr>
            <w:color w:val="000000" w:themeColor="text1"/>
            <w:sz w:val="22"/>
            <w:szCs w:val="22"/>
          </w:rPr>
          <w:t>e</w:t>
        </w:r>
      </w:ins>
      <w:r w:rsidR="00343106" w:rsidRPr="001B5578">
        <w:rPr>
          <w:color w:val="000000" w:themeColor="text1"/>
          <w:sz w:val="22"/>
          <w:szCs w:val="22"/>
        </w:rPr>
        <w:t xml:space="preserve">xample of </w:t>
      </w:r>
      <w:ins w:id="40" w:author="Megan Katsumi" w:date="2025-06-24T08:53:00Z" w16du:dateUtc="2025-06-24T12:53:00Z">
        <w:r w:rsidR="00FA29C1">
          <w:rPr>
            <w:color w:val="000000" w:themeColor="text1"/>
            <w:sz w:val="22"/>
            <w:szCs w:val="22"/>
          </w:rPr>
          <w:t>d</w:t>
        </w:r>
      </w:ins>
      <w:del w:id="41" w:author="Megan Katsumi" w:date="2025-06-24T08:53:00Z" w16du:dateUtc="2025-06-24T12:53:00Z">
        <w:r w:rsidR="00343106" w:rsidRPr="001B5578" w:rsidDel="00FA29C1">
          <w:rPr>
            <w:color w:val="000000" w:themeColor="text1"/>
            <w:sz w:val="22"/>
            <w:szCs w:val="22"/>
          </w:rPr>
          <w:delText>D</w:delText>
        </w:r>
      </w:del>
      <w:r w:rsidR="00343106" w:rsidRPr="001B5578">
        <w:rPr>
          <w:color w:val="000000" w:themeColor="text1"/>
          <w:sz w:val="22"/>
          <w:szCs w:val="22"/>
        </w:rPr>
        <w:t xml:space="preserve">ata in </w:t>
      </w:r>
      <w:ins w:id="42" w:author="Megan Katsumi" w:date="2025-06-24T08:53:00Z" w16du:dateUtc="2025-06-24T12:53:00Z">
        <w:r w:rsidR="00FA29C1">
          <w:rPr>
            <w:color w:val="000000" w:themeColor="text1"/>
            <w:sz w:val="22"/>
            <w:szCs w:val="22"/>
          </w:rPr>
          <w:t xml:space="preserve">the </w:t>
        </w:r>
      </w:ins>
      <w:r w:rsidR="00AC66AD" w:rsidRPr="001B5578">
        <w:rPr>
          <w:color w:val="000000" w:themeColor="text1"/>
          <w:sz w:val="22"/>
          <w:szCs w:val="22"/>
        </w:rPr>
        <w:t>shp</w:t>
      </w:r>
      <w:r w:rsidR="00343106" w:rsidRPr="001B5578">
        <w:rPr>
          <w:color w:val="000000" w:themeColor="text1"/>
          <w:sz w:val="22"/>
          <w:szCs w:val="22"/>
        </w:rPr>
        <w:t xml:space="preserve"> file</w:t>
      </w:r>
      <w:r w:rsidR="00EC40E4" w:rsidRPr="001B5578">
        <w:rPr>
          <w:color w:val="000000" w:themeColor="text1"/>
          <w:sz w:val="22"/>
          <w:szCs w:val="22"/>
        </w:rPr>
        <w:t xml:space="preserve"> for a road element</w:t>
      </w:r>
      <w:r w:rsidR="00343106" w:rsidRPr="001B5578">
        <w:rPr>
          <w:color w:val="000000" w:themeColor="text1"/>
          <w:sz w:val="22"/>
          <w:szCs w:val="22"/>
        </w:rPr>
        <w:t>:</w:t>
      </w:r>
      <w:r w:rsidR="00A652A6" w:rsidRPr="001B5578">
        <w:rPr>
          <w:color w:val="000000" w:themeColor="text1"/>
          <w:sz w:val="22"/>
          <w:szCs w:val="22"/>
        </w:rPr>
        <w:t xml:space="preserve"> </w:t>
      </w:r>
    </w:p>
    <w:p w14:paraId="2BCD2F58" w14:textId="50C5CB70" w:rsidR="00343106" w:rsidRPr="001B5578" w:rsidRDefault="00FA6166" w:rsidP="00FA6166">
      <w:pPr>
        <w:spacing w:line="259" w:lineRule="auto"/>
        <w:rPr>
          <w:color w:val="000000" w:themeColor="text1"/>
          <w:sz w:val="22"/>
          <w:szCs w:val="22"/>
        </w:rPr>
      </w:pPr>
      <w:r w:rsidRPr="001B5578">
        <w:rPr>
          <w:color w:val="000000" w:themeColor="text1"/>
          <w:sz w:val="22"/>
          <w:szCs w:val="22"/>
        </w:rPr>
        <w:t>FROM_JCT:1500091661</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TO_JCT:1500045335</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p>
    <w:p w14:paraId="4FCBE6D6" w14:textId="5E09653A" w:rsidR="00343106" w:rsidRPr="001B5578" w:rsidRDefault="00FA6166" w:rsidP="00FA6166">
      <w:pPr>
        <w:spacing w:line="259" w:lineRule="auto"/>
        <w:rPr>
          <w:color w:val="000000" w:themeColor="text1"/>
          <w:sz w:val="22"/>
          <w:szCs w:val="22"/>
        </w:rPr>
      </w:pPr>
      <w:r w:rsidRPr="001B5578">
        <w:rPr>
          <w:color w:val="000000" w:themeColor="text1"/>
          <w:sz w:val="22"/>
          <w:szCs w:val="22"/>
        </w:rPr>
        <w:t>LENGTH:254.258</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ACCURACY:3.0</w:t>
      </w:r>
      <w:r w:rsidR="00343106" w:rsidRPr="001B5578">
        <w:rPr>
          <w:color w:val="000000" w:themeColor="text1"/>
          <w:sz w:val="22"/>
          <w:szCs w:val="22"/>
        </w:rPr>
        <w:tab/>
      </w:r>
    </w:p>
    <w:p w14:paraId="51D76A63" w14:textId="6A65CA29" w:rsidR="00FA6166" w:rsidRPr="001B5578" w:rsidRDefault="00FA6166" w:rsidP="00FA6166">
      <w:pPr>
        <w:spacing w:line="259" w:lineRule="auto"/>
        <w:rPr>
          <w:color w:val="000000" w:themeColor="text1"/>
          <w:sz w:val="22"/>
          <w:szCs w:val="22"/>
        </w:rPr>
      </w:pPr>
      <w:r w:rsidRPr="001B5578">
        <w:rPr>
          <w:color w:val="000000" w:themeColor="text1"/>
          <w:sz w:val="22"/>
          <w:szCs w:val="22"/>
        </w:rPr>
        <w:t>NID:9bed6561cdbd438590abec7bf592d722</w:t>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DIRECTION:Both</w:t>
      </w:r>
    </w:p>
    <w:p w14:paraId="71B81C15" w14:textId="6102CC43" w:rsidR="00FA6166" w:rsidRPr="001B5578" w:rsidRDefault="00FA6166" w:rsidP="00FA6166">
      <w:pPr>
        <w:spacing w:line="259" w:lineRule="auto"/>
        <w:rPr>
          <w:color w:val="000000" w:themeColor="text1"/>
          <w:sz w:val="22"/>
          <w:szCs w:val="22"/>
        </w:rPr>
      </w:pPr>
      <w:r w:rsidRPr="001B5578">
        <w:rPr>
          <w:color w:val="000000" w:themeColor="text1"/>
          <w:sz w:val="22"/>
          <w:szCs w:val="22"/>
        </w:rPr>
        <w:t>EXIT_NUM:</w:t>
      </w:r>
      <w:r w:rsidR="00D07089" w:rsidRPr="001B5578">
        <w:rPr>
          <w:color w:val="000000" w:themeColor="text1"/>
          <w:sz w:val="22"/>
          <w:szCs w:val="22"/>
        </w:rPr>
        <w:t>18</w:t>
      </w:r>
      <w:r w:rsidR="00D07089"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ELEM_TYPE:ROAD ELEMENT</w:t>
      </w:r>
    </w:p>
    <w:p w14:paraId="6EA596DA" w14:textId="3F4CFE5B" w:rsidR="00FA6166" w:rsidRPr="001B5578" w:rsidRDefault="00FA6166" w:rsidP="00FA6166">
      <w:pPr>
        <w:spacing w:line="259" w:lineRule="auto"/>
        <w:rPr>
          <w:color w:val="000000" w:themeColor="text1"/>
          <w:sz w:val="22"/>
          <w:szCs w:val="22"/>
        </w:rPr>
      </w:pPr>
      <w:r w:rsidRPr="001B5578">
        <w:rPr>
          <w:color w:val="000000" w:themeColor="text1"/>
          <w:sz w:val="22"/>
          <w:szCs w:val="22"/>
        </w:rPr>
        <w:t>TOLL_ROAD:</w:t>
      </w:r>
      <w:r w:rsidR="002A4D01" w:rsidRPr="001B5578">
        <w:rPr>
          <w:color w:val="000000" w:themeColor="text1"/>
          <w:sz w:val="22"/>
          <w:szCs w:val="22"/>
        </w:rPr>
        <w:t>Yes</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ACQTECH:VECTOR DATA</w:t>
      </w:r>
    </w:p>
    <w:p w14:paraId="49AB38D6" w14:textId="5893D5D8" w:rsidR="00FA6166" w:rsidRPr="001B5578" w:rsidRDefault="00FA6166" w:rsidP="00FA6166">
      <w:pPr>
        <w:spacing w:line="259" w:lineRule="auto"/>
        <w:rPr>
          <w:color w:val="000000" w:themeColor="text1"/>
          <w:sz w:val="22"/>
          <w:szCs w:val="22"/>
        </w:rPr>
      </w:pPr>
      <w:r w:rsidRPr="001B5578">
        <w:rPr>
          <w:color w:val="000000" w:themeColor="text1"/>
          <w:sz w:val="22"/>
          <w:szCs w:val="22"/>
        </w:rPr>
        <w:t>CREDATE:20020401000000</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REVDATE:None</w:t>
      </w:r>
    </w:p>
    <w:p w14:paraId="464A76C7" w14:textId="7B641192" w:rsidR="00FA6166" w:rsidRPr="001B5578" w:rsidRDefault="00FA6166" w:rsidP="00FA6166">
      <w:pPr>
        <w:spacing w:line="259" w:lineRule="auto"/>
        <w:rPr>
          <w:color w:val="000000" w:themeColor="text1"/>
          <w:sz w:val="22"/>
          <w:szCs w:val="22"/>
        </w:rPr>
      </w:pPr>
      <w:r w:rsidRPr="001B5578">
        <w:rPr>
          <w:color w:val="000000" w:themeColor="text1"/>
          <w:sz w:val="22"/>
          <w:szCs w:val="22"/>
        </w:rPr>
        <w:lastRenderedPageBreak/>
        <w:t>GEO_UPDATE_DT:None</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EFF_DATE:20090123155815</w:t>
      </w:r>
    </w:p>
    <w:p w14:paraId="73EAC4B4" w14:textId="067BDBEF" w:rsidR="00034351" w:rsidRPr="001B5578" w:rsidRDefault="00034351" w:rsidP="00212FCB">
      <w:pPr>
        <w:spacing w:line="259" w:lineRule="auto"/>
        <w:rPr>
          <w:color w:val="000000" w:themeColor="text1"/>
          <w:sz w:val="22"/>
          <w:szCs w:val="22"/>
        </w:rPr>
      </w:pPr>
      <w:del w:id="43" w:author="Megan Katsumi" w:date="2025-06-24T08:53:00Z" w16du:dateUtc="2025-06-24T12:53:00Z">
        <w:r w:rsidRPr="001B5578" w:rsidDel="00FA29C1">
          <w:rPr>
            <w:color w:val="000000" w:themeColor="text1"/>
            <w:sz w:val="22"/>
            <w:szCs w:val="22"/>
          </w:rPr>
          <w:delText>In the</w:delText>
        </w:r>
      </w:del>
      <w:ins w:id="44" w:author="Megan Katsumi" w:date="2025-06-24T08:53:00Z" w16du:dateUtc="2025-06-24T12:53:00Z">
        <w:r w:rsidR="00FA29C1">
          <w:rPr>
            <w:color w:val="000000" w:themeColor="text1"/>
            <w:sz w:val="22"/>
            <w:szCs w:val="22"/>
          </w:rPr>
          <w:t>The above</w:t>
        </w:r>
      </w:ins>
      <w:r w:rsidRPr="001B5578">
        <w:rPr>
          <w:color w:val="000000" w:themeColor="text1"/>
          <w:sz w:val="22"/>
          <w:szCs w:val="22"/>
        </w:rPr>
        <w:t xml:space="preserve"> example</w:t>
      </w:r>
      <w:ins w:id="45" w:author="Megan Katsumi" w:date="2025-06-24T08:53:00Z" w16du:dateUtc="2025-06-24T12:53:00Z">
        <w:r w:rsidR="00FA29C1">
          <w:rPr>
            <w:color w:val="000000" w:themeColor="text1"/>
            <w:sz w:val="22"/>
            <w:szCs w:val="22"/>
          </w:rPr>
          <w:t xml:space="preserve"> defines</w:t>
        </w:r>
      </w:ins>
      <w:del w:id="46" w:author="Megan Katsumi" w:date="2025-06-24T08:53:00Z" w16du:dateUtc="2025-06-24T12:53:00Z">
        <w:r w:rsidRPr="001B5578" w:rsidDel="00FA29C1">
          <w:rPr>
            <w:color w:val="000000" w:themeColor="text1"/>
            <w:sz w:val="22"/>
            <w:szCs w:val="22"/>
          </w:rPr>
          <w:delText>,</w:delText>
        </w:r>
      </w:del>
      <w:r w:rsidRPr="001B5578">
        <w:rPr>
          <w:color w:val="000000" w:themeColor="text1"/>
          <w:sz w:val="22"/>
          <w:szCs w:val="22"/>
        </w:rPr>
        <w:t xml:space="preserve"> </w:t>
      </w:r>
      <w:del w:id="47" w:author="Megan Katsumi" w:date="2025-06-24T08:53:00Z" w16du:dateUtc="2025-06-24T12:53:00Z">
        <w:r w:rsidRPr="001B5578" w:rsidDel="00FA29C1">
          <w:rPr>
            <w:color w:val="000000" w:themeColor="text1"/>
            <w:sz w:val="22"/>
            <w:szCs w:val="22"/>
          </w:rPr>
          <w:delText xml:space="preserve">this is </w:delText>
        </w:r>
      </w:del>
      <w:r w:rsidRPr="001B5578">
        <w:rPr>
          <w:color w:val="000000" w:themeColor="text1"/>
          <w:sz w:val="22"/>
          <w:szCs w:val="22"/>
        </w:rPr>
        <w:t>a road element identified by OGF_ID = 1509876543</w:t>
      </w:r>
      <w:r w:rsidR="007B4F29" w:rsidRPr="001B5578">
        <w:rPr>
          <w:color w:val="000000" w:themeColor="text1"/>
          <w:sz w:val="22"/>
          <w:szCs w:val="22"/>
        </w:rPr>
        <w:t>,</w:t>
      </w:r>
      <w:ins w:id="48" w:author="Megan Katsumi" w:date="2025-06-24T08:54:00Z" w16du:dateUtc="2025-06-24T12:54:00Z">
        <w:r w:rsidR="00FA29C1">
          <w:rPr>
            <w:color w:val="000000" w:themeColor="text1"/>
            <w:sz w:val="22"/>
            <w:szCs w:val="22"/>
          </w:rPr>
          <w:t xml:space="preserve"> that</w:t>
        </w:r>
      </w:ins>
      <w:r w:rsidR="007B4F29" w:rsidRPr="001B5578">
        <w:rPr>
          <w:color w:val="000000" w:themeColor="text1"/>
          <w:sz w:val="22"/>
          <w:szCs w:val="22"/>
        </w:rPr>
        <w:t xml:space="preserve"> </w:t>
      </w:r>
      <w:r w:rsidRPr="001B5578">
        <w:rPr>
          <w:color w:val="000000" w:themeColor="text1"/>
          <w:sz w:val="22"/>
          <w:szCs w:val="22"/>
        </w:rPr>
        <w:t>runs from junction 1501234567 to junction 1507654321, with a total length of 254.258 meters</w:t>
      </w:r>
      <w:r w:rsidR="002A4D01" w:rsidRPr="001B5578">
        <w:rPr>
          <w:color w:val="000000" w:themeColor="text1"/>
          <w:sz w:val="22"/>
          <w:szCs w:val="22"/>
        </w:rPr>
        <w:t xml:space="preserve">, </w:t>
      </w:r>
      <w:del w:id="49" w:author="Megan Katsumi" w:date="2025-06-24T08:54:00Z" w16du:dateUtc="2025-06-24T12:54:00Z">
        <w:r w:rsidR="002A4D01" w:rsidRPr="001B5578" w:rsidDel="00FA29C1">
          <w:rPr>
            <w:color w:val="000000" w:themeColor="text1"/>
            <w:sz w:val="22"/>
            <w:szCs w:val="22"/>
          </w:rPr>
          <w:delText xml:space="preserve">has </w:delText>
        </w:r>
      </w:del>
      <w:ins w:id="50" w:author="Megan Katsumi" w:date="2025-06-24T08:54:00Z" w16du:dateUtc="2025-06-24T12:54:00Z">
        <w:r w:rsidR="00FA29C1">
          <w:rPr>
            <w:color w:val="000000" w:themeColor="text1"/>
            <w:sz w:val="22"/>
            <w:szCs w:val="22"/>
          </w:rPr>
          <w:t>with</w:t>
        </w:r>
        <w:r w:rsidR="00FA29C1" w:rsidRPr="001B5578">
          <w:rPr>
            <w:color w:val="000000" w:themeColor="text1"/>
            <w:sz w:val="22"/>
            <w:szCs w:val="22"/>
          </w:rPr>
          <w:t xml:space="preserve"> </w:t>
        </w:r>
      </w:ins>
      <w:r w:rsidR="002A4D01" w:rsidRPr="001B5578">
        <w:rPr>
          <w:color w:val="000000" w:themeColor="text1"/>
          <w:sz w:val="22"/>
          <w:szCs w:val="22"/>
        </w:rPr>
        <w:t xml:space="preserve">a positional accuracy of 3.0 meters, </w:t>
      </w:r>
      <w:ins w:id="51" w:author="Megan Katsumi" w:date="2025-06-24T08:54:00Z" w16du:dateUtc="2025-06-24T12:54:00Z">
        <w:r w:rsidR="00FA29C1">
          <w:rPr>
            <w:color w:val="000000" w:themeColor="text1"/>
            <w:sz w:val="22"/>
            <w:szCs w:val="22"/>
          </w:rPr>
          <w:t xml:space="preserve">and a </w:t>
        </w:r>
      </w:ins>
      <w:r w:rsidR="002A4D01" w:rsidRPr="001B5578">
        <w:rPr>
          <w:color w:val="000000" w:themeColor="text1"/>
          <w:sz w:val="22"/>
          <w:szCs w:val="22"/>
        </w:rPr>
        <w:t>unique national identifier of 9bed6561cdbd438590abec7bf592d722</w:t>
      </w:r>
      <w:ins w:id="52" w:author="Megan Katsumi" w:date="2025-06-24T08:54:00Z" w16du:dateUtc="2025-06-24T12:54:00Z">
        <w:r w:rsidR="00FA29C1">
          <w:rPr>
            <w:color w:val="000000" w:themeColor="text1"/>
            <w:sz w:val="22"/>
            <w:szCs w:val="22"/>
          </w:rPr>
          <w:t xml:space="preserve">. It </w:t>
        </w:r>
      </w:ins>
      <w:ins w:id="53" w:author="Megan Katsumi" w:date="2025-06-24T08:55:00Z" w16du:dateUtc="2025-06-24T12:55:00Z">
        <w:r w:rsidR="00FA29C1" w:rsidRPr="001B5578">
          <w:rPr>
            <w:color w:val="000000" w:themeColor="text1"/>
            <w:sz w:val="22"/>
            <w:szCs w:val="22"/>
          </w:rPr>
          <w:t xml:space="preserve">is a toll road </w:t>
        </w:r>
        <w:r w:rsidR="00FA29C1">
          <w:rPr>
            <w:color w:val="000000" w:themeColor="text1"/>
            <w:sz w:val="22"/>
            <w:szCs w:val="22"/>
          </w:rPr>
          <w:t>t</w:t>
        </w:r>
      </w:ins>
      <w:ins w:id="54" w:author="Megan Katsumi" w:date="2025-06-24T08:56:00Z" w16du:dateUtc="2025-06-24T12:56:00Z">
        <w:r w:rsidR="00FA29C1">
          <w:rPr>
            <w:color w:val="000000" w:themeColor="text1"/>
            <w:sz w:val="22"/>
            <w:szCs w:val="22"/>
          </w:rPr>
          <w:t xml:space="preserve">hat </w:t>
        </w:r>
      </w:ins>
      <w:ins w:id="55" w:author="Megan Katsumi" w:date="2025-06-24T08:55:00Z" w16du:dateUtc="2025-06-24T12:55:00Z">
        <w:r w:rsidR="00FA29C1" w:rsidRPr="001B5578">
          <w:rPr>
            <w:color w:val="000000" w:themeColor="text1"/>
            <w:sz w:val="22"/>
            <w:szCs w:val="22"/>
          </w:rPr>
          <w:t>was created using vector data</w:t>
        </w:r>
      </w:ins>
      <w:ins w:id="56" w:author="Megan Katsumi" w:date="2025-06-24T08:56:00Z" w16du:dateUtc="2025-06-24T12:56:00Z">
        <w:r w:rsidR="00FA29C1">
          <w:rPr>
            <w:color w:val="000000" w:themeColor="text1"/>
            <w:sz w:val="22"/>
            <w:szCs w:val="22"/>
          </w:rPr>
          <w:t>,</w:t>
        </w:r>
      </w:ins>
      <w:del w:id="57" w:author="Megan Katsumi" w:date="2025-06-24T08:54:00Z" w16du:dateUtc="2025-06-24T12:54:00Z">
        <w:r w:rsidR="002A4D01" w:rsidRPr="001B5578" w:rsidDel="00FA29C1">
          <w:rPr>
            <w:color w:val="000000" w:themeColor="text1"/>
            <w:sz w:val="22"/>
            <w:szCs w:val="22"/>
          </w:rPr>
          <w:delText xml:space="preserve">, </w:delText>
        </w:r>
      </w:del>
      <w:ins w:id="58" w:author="Megan Katsumi" w:date="2025-06-24T08:56:00Z" w16du:dateUtc="2025-06-24T12:56:00Z">
        <w:r w:rsidR="00FA29C1">
          <w:rPr>
            <w:color w:val="000000" w:themeColor="text1"/>
            <w:sz w:val="22"/>
            <w:szCs w:val="22"/>
          </w:rPr>
          <w:t xml:space="preserve"> it </w:t>
        </w:r>
      </w:ins>
      <w:r w:rsidR="002A4D01" w:rsidRPr="001B5578">
        <w:rPr>
          <w:color w:val="000000" w:themeColor="text1"/>
          <w:sz w:val="22"/>
          <w:szCs w:val="22"/>
        </w:rPr>
        <w:t xml:space="preserve">has traffic flowing in both directions, an exit number of 18, </w:t>
      </w:r>
      <w:del w:id="59" w:author="Megan Katsumi" w:date="2025-06-24T08:55:00Z" w16du:dateUtc="2025-06-24T12:55:00Z">
        <w:r w:rsidR="002A4D01" w:rsidRPr="001B5578" w:rsidDel="00FA29C1">
          <w:rPr>
            <w:color w:val="000000" w:themeColor="text1"/>
            <w:sz w:val="22"/>
            <w:szCs w:val="22"/>
          </w:rPr>
          <w:delText>it’s a type of road element, it is a toll road, it was created using vector data</w:delText>
        </w:r>
      </w:del>
      <w:r w:rsidR="002A4D01" w:rsidRPr="001B5578">
        <w:rPr>
          <w:color w:val="000000" w:themeColor="text1"/>
          <w:sz w:val="22"/>
          <w:szCs w:val="22"/>
        </w:rPr>
        <w:t xml:space="preserve">, </w:t>
      </w:r>
      <w:del w:id="60" w:author="Megan Katsumi" w:date="2025-06-24T08:56:00Z" w16du:dateUtc="2025-06-24T12:56:00Z">
        <w:r w:rsidR="007B4F29" w:rsidRPr="001B5578" w:rsidDel="00FA29C1">
          <w:rPr>
            <w:color w:val="000000" w:themeColor="text1"/>
            <w:sz w:val="22"/>
            <w:szCs w:val="22"/>
          </w:rPr>
          <w:delText>had</w:delText>
        </w:r>
        <w:r w:rsidR="002A4D01" w:rsidRPr="001B5578" w:rsidDel="00FA29C1">
          <w:rPr>
            <w:color w:val="000000" w:themeColor="text1"/>
            <w:sz w:val="22"/>
            <w:szCs w:val="22"/>
          </w:rPr>
          <w:delText xml:space="preserve"> </w:delText>
        </w:r>
      </w:del>
      <w:r w:rsidR="002A4D01" w:rsidRPr="001B5578">
        <w:rPr>
          <w:color w:val="000000" w:themeColor="text1"/>
          <w:sz w:val="22"/>
          <w:szCs w:val="22"/>
        </w:rPr>
        <w:t>a creation</w:t>
      </w:r>
      <w:r w:rsidR="00D73050" w:rsidRPr="001B5578">
        <w:rPr>
          <w:color w:val="000000" w:themeColor="text1"/>
          <w:sz w:val="22"/>
          <w:szCs w:val="22"/>
        </w:rPr>
        <w:t xml:space="preserve"> date of April 1</w:t>
      </w:r>
      <w:r w:rsidR="00D73050" w:rsidRPr="001B5578">
        <w:rPr>
          <w:color w:val="000000" w:themeColor="text1"/>
          <w:sz w:val="22"/>
          <w:szCs w:val="22"/>
          <w:vertAlign w:val="superscript"/>
        </w:rPr>
        <w:t>st</w:t>
      </w:r>
      <w:r w:rsidR="00D73050" w:rsidRPr="001B5578">
        <w:rPr>
          <w:color w:val="000000" w:themeColor="text1"/>
          <w:sz w:val="22"/>
          <w:szCs w:val="22"/>
        </w:rPr>
        <w:t xml:space="preserve"> 2002</w:t>
      </w:r>
      <w:r w:rsidR="002A4D01" w:rsidRPr="001B5578">
        <w:rPr>
          <w:color w:val="000000" w:themeColor="text1"/>
          <w:sz w:val="22"/>
          <w:szCs w:val="22"/>
        </w:rPr>
        <w:t xml:space="preserve">, </w:t>
      </w:r>
      <w:r w:rsidR="00D73050" w:rsidRPr="001B5578">
        <w:rPr>
          <w:color w:val="000000" w:themeColor="text1"/>
          <w:sz w:val="22"/>
          <w:szCs w:val="22"/>
        </w:rPr>
        <w:t xml:space="preserve">a </w:t>
      </w:r>
      <w:r w:rsidR="002A4D01" w:rsidRPr="001B5578">
        <w:rPr>
          <w:color w:val="000000" w:themeColor="text1"/>
          <w:sz w:val="22"/>
          <w:szCs w:val="22"/>
        </w:rPr>
        <w:t xml:space="preserve">revision and geometry update date that is unknown, and </w:t>
      </w:r>
      <w:ins w:id="61" w:author="Megan Katsumi" w:date="2025-06-24T08:57:00Z" w16du:dateUtc="2025-06-24T12:57:00Z">
        <w:r w:rsidR="00FA29C1">
          <w:rPr>
            <w:color w:val="000000" w:themeColor="text1"/>
            <w:sz w:val="22"/>
            <w:szCs w:val="22"/>
          </w:rPr>
          <w:t xml:space="preserve">a record creation date </w:t>
        </w:r>
      </w:ins>
      <w:del w:id="62" w:author="Megan Katsumi" w:date="2025-06-24T08:57:00Z" w16du:dateUtc="2025-06-24T12:57:00Z">
        <w:r w:rsidR="002A4D01" w:rsidRPr="001B5578" w:rsidDel="00FA29C1">
          <w:rPr>
            <w:color w:val="000000" w:themeColor="text1"/>
            <w:sz w:val="22"/>
            <w:szCs w:val="22"/>
          </w:rPr>
          <w:delText xml:space="preserve">effective date (when record was created) </w:delText>
        </w:r>
      </w:del>
      <w:r w:rsidR="002A4D01" w:rsidRPr="001B5578">
        <w:rPr>
          <w:color w:val="000000" w:themeColor="text1"/>
          <w:sz w:val="22"/>
          <w:szCs w:val="22"/>
        </w:rPr>
        <w:t>of January</w:t>
      </w:r>
      <w:r w:rsidR="00D73050" w:rsidRPr="001B5578">
        <w:rPr>
          <w:color w:val="000000" w:themeColor="text1"/>
          <w:sz w:val="22"/>
          <w:szCs w:val="22"/>
        </w:rPr>
        <w:t xml:space="preserve"> 23</w:t>
      </w:r>
      <w:r w:rsidR="00D73050" w:rsidRPr="001B5578">
        <w:rPr>
          <w:color w:val="000000" w:themeColor="text1"/>
          <w:sz w:val="22"/>
          <w:szCs w:val="22"/>
          <w:vertAlign w:val="superscript"/>
        </w:rPr>
        <w:t>rd</w:t>
      </w:r>
      <w:r w:rsidR="002A4D01" w:rsidRPr="001B5578">
        <w:rPr>
          <w:color w:val="000000" w:themeColor="text1"/>
          <w:sz w:val="22"/>
          <w:szCs w:val="22"/>
        </w:rPr>
        <w:t xml:space="preserve"> 2009</w:t>
      </w:r>
      <w:r w:rsidR="00D73050" w:rsidRPr="001B5578">
        <w:rPr>
          <w:color w:val="000000" w:themeColor="text1"/>
          <w:sz w:val="22"/>
          <w:szCs w:val="22"/>
        </w:rPr>
        <w:t xml:space="preserve"> (15 hours, 58 minutes, and 15 seconds). More information about these attributes </w:t>
      </w:r>
      <w:ins w:id="63" w:author="Megan Katsumi" w:date="2025-06-24T08:57:00Z" w16du:dateUtc="2025-06-24T12:57:00Z">
        <w:r w:rsidR="00FA29C1">
          <w:rPr>
            <w:color w:val="000000" w:themeColor="text1"/>
            <w:sz w:val="22"/>
            <w:szCs w:val="22"/>
          </w:rPr>
          <w:t xml:space="preserve">is provided </w:t>
        </w:r>
      </w:ins>
      <w:r w:rsidR="00D73050" w:rsidRPr="001B5578">
        <w:rPr>
          <w:color w:val="000000" w:themeColor="text1"/>
          <w:sz w:val="22"/>
          <w:szCs w:val="22"/>
        </w:rPr>
        <w:t xml:space="preserve">below. </w:t>
      </w:r>
    </w:p>
    <w:p w14:paraId="44CC0BC3" w14:textId="46102937" w:rsidR="00212FCB" w:rsidRPr="001B5578" w:rsidRDefault="00212FCB" w:rsidP="00212FCB">
      <w:pPr>
        <w:spacing w:line="259" w:lineRule="auto"/>
        <w:rPr>
          <w:color w:val="000000" w:themeColor="text1"/>
          <w:sz w:val="22"/>
          <w:szCs w:val="22"/>
        </w:rPr>
      </w:pPr>
      <w:r w:rsidRPr="001B5578">
        <w:rPr>
          <w:color w:val="000000" w:themeColor="text1"/>
          <w:sz w:val="22"/>
          <w:szCs w:val="22"/>
        </w:rPr>
        <w:t xml:space="preserve">Each road network element </w:t>
      </w:r>
      <w:del w:id="64" w:author="Megan Katsumi" w:date="2025-06-24T08:58:00Z" w16du:dateUtc="2025-06-24T12:58:00Z">
        <w:r w:rsidRPr="001B5578" w:rsidDel="00FA29C1">
          <w:rPr>
            <w:color w:val="000000" w:themeColor="text1"/>
            <w:sz w:val="22"/>
            <w:szCs w:val="22"/>
          </w:rPr>
          <w:delText xml:space="preserve">is bounded by a FROM_JCT and a TO_JCT, making it semantically aligned with </w:delText>
        </w:r>
      </w:del>
      <w:ins w:id="65" w:author="Megan Katsumi" w:date="2025-06-24T08:58:00Z" w16du:dateUtc="2025-06-24T12:58:00Z">
        <w:r w:rsidR="00FA29C1">
          <w:rPr>
            <w:color w:val="000000" w:themeColor="text1"/>
            <w:sz w:val="22"/>
            <w:szCs w:val="22"/>
          </w:rPr>
          <w:t xml:space="preserve">corresponds to an instance of </w:t>
        </w:r>
      </w:ins>
      <w:r w:rsidRPr="001B5578">
        <w:rPr>
          <w:color w:val="000000" w:themeColor="text1"/>
          <w:sz w:val="22"/>
          <w:szCs w:val="22"/>
        </w:rPr>
        <w:t>the RoadLink class in the ISO/IEC 5087-3 ontology. Each RoadLink begins and ends at a TransportNode, which corresponds to a Junction in the ontology</w:t>
      </w:r>
    </w:p>
    <w:p w14:paraId="62EC1AD1" w14:textId="4191C919" w:rsidR="00212FCB" w:rsidRPr="001B5578" w:rsidRDefault="00212FCB" w:rsidP="00212FCB">
      <w:pPr>
        <w:spacing w:line="259" w:lineRule="auto"/>
        <w:rPr>
          <w:color w:val="000000" w:themeColor="text1"/>
          <w:sz w:val="22"/>
          <w:szCs w:val="22"/>
          <w:lang w:val="en-CA"/>
        </w:rPr>
      </w:pPr>
      <w:r w:rsidRPr="001B5578">
        <w:rPr>
          <w:color w:val="000000" w:themeColor="text1"/>
          <w:sz w:val="22"/>
          <w:szCs w:val="22"/>
          <w:lang w:val="en-CA"/>
        </w:rPr>
        <w:t xml:space="preserve">Thus, in </w:t>
      </w:r>
      <w:del w:id="66" w:author="Megan Katsumi" w:date="2025-06-24T08:58:00Z" w16du:dateUtc="2025-06-24T12:58:00Z">
        <w:r w:rsidRPr="001B5578" w:rsidDel="00FA29C1">
          <w:rPr>
            <w:color w:val="000000" w:themeColor="text1"/>
            <w:sz w:val="22"/>
            <w:szCs w:val="22"/>
            <w:lang w:val="en-CA"/>
          </w:rPr>
          <w:delText xml:space="preserve">our </w:delText>
        </w:r>
      </w:del>
      <w:ins w:id="67" w:author="Megan Katsumi" w:date="2025-06-24T08:58:00Z" w16du:dateUtc="2025-06-24T12:58:00Z">
        <w:r w:rsidR="00FA29C1">
          <w:rPr>
            <w:color w:val="000000" w:themeColor="text1"/>
            <w:sz w:val="22"/>
            <w:szCs w:val="22"/>
            <w:lang w:val="en-CA"/>
          </w:rPr>
          <w:t xml:space="preserve">mapping the road network data to the </w:t>
        </w:r>
      </w:ins>
      <w:r w:rsidRPr="001B5578">
        <w:rPr>
          <w:color w:val="000000" w:themeColor="text1"/>
          <w:sz w:val="22"/>
          <w:szCs w:val="22"/>
          <w:lang w:val="en-CA"/>
        </w:rPr>
        <w:t>City Digital Twin:</w:t>
      </w:r>
    </w:p>
    <w:p w14:paraId="16CDC21C" w14:textId="77777777" w:rsidR="00212FCB" w:rsidRPr="001B5578" w:rsidRDefault="00212FCB" w:rsidP="00212FCB">
      <w:pPr>
        <w:numPr>
          <w:ilvl w:val="0"/>
          <w:numId w:val="4"/>
        </w:numPr>
        <w:spacing w:line="259" w:lineRule="auto"/>
        <w:rPr>
          <w:color w:val="000000" w:themeColor="text1"/>
          <w:sz w:val="22"/>
          <w:szCs w:val="22"/>
          <w:lang w:val="en-CA"/>
        </w:rPr>
      </w:pPr>
      <w:r w:rsidRPr="001B5578">
        <w:rPr>
          <w:b/>
          <w:bCs/>
          <w:color w:val="000000" w:themeColor="text1"/>
          <w:sz w:val="22"/>
          <w:szCs w:val="22"/>
          <w:lang w:val="en-CA"/>
        </w:rPr>
        <w:t>ORN road net elements</w:t>
      </w:r>
      <w:r w:rsidRPr="001B5578">
        <w:rPr>
          <w:color w:val="000000" w:themeColor="text1"/>
          <w:sz w:val="22"/>
          <w:szCs w:val="22"/>
          <w:lang w:val="en-CA"/>
        </w:rPr>
        <w:t xml:space="preserve"> → transnet:RoadLink (subclass of TravelledWayLink)</w:t>
      </w:r>
    </w:p>
    <w:p w14:paraId="6E9C5B26" w14:textId="77777777" w:rsidR="00212FCB" w:rsidRPr="001B5578" w:rsidRDefault="00212FCB" w:rsidP="00212FCB">
      <w:pPr>
        <w:numPr>
          <w:ilvl w:val="0"/>
          <w:numId w:val="4"/>
        </w:numPr>
        <w:spacing w:line="259" w:lineRule="auto"/>
        <w:rPr>
          <w:color w:val="000000" w:themeColor="text1"/>
          <w:sz w:val="22"/>
          <w:szCs w:val="22"/>
          <w:lang w:val="en-CA"/>
        </w:rPr>
      </w:pPr>
      <w:r w:rsidRPr="001B5578">
        <w:rPr>
          <w:b/>
          <w:bCs/>
          <w:color w:val="000000" w:themeColor="text1"/>
          <w:sz w:val="22"/>
          <w:szCs w:val="22"/>
          <w:lang w:val="en-CA"/>
        </w:rPr>
        <w:t>ORN junctions</w:t>
      </w:r>
      <w:r w:rsidRPr="001B5578">
        <w:rPr>
          <w:color w:val="000000" w:themeColor="text1"/>
          <w:sz w:val="22"/>
          <w:szCs w:val="22"/>
          <w:lang w:val="en-CA"/>
        </w:rPr>
        <w:t xml:space="preserve"> → transnet:Junction (subclass of TransportNode)</w:t>
      </w:r>
    </w:p>
    <w:p w14:paraId="7F61BCBC" w14:textId="77777777" w:rsidR="00212FCB" w:rsidRPr="001B5578" w:rsidDel="00FA29C1" w:rsidRDefault="00212FCB" w:rsidP="00212FCB">
      <w:pPr>
        <w:numPr>
          <w:ilvl w:val="0"/>
          <w:numId w:val="4"/>
        </w:numPr>
        <w:spacing w:line="259" w:lineRule="auto"/>
        <w:rPr>
          <w:del w:id="68" w:author="Megan Katsumi" w:date="2025-06-24T08:58:00Z" w16du:dateUtc="2025-06-24T12:58:00Z"/>
          <w:color w:val="000000" w:themeColor="text1"/>
          <w:sz w:val="22"/>
          <w:szCs w:val="22"/>
          <w:lang w:val="en-CA"/>
        </w:rPr>
      </w:pPr>
      <w:r w:rsidRPr="001B5578">
        <w:rPr>
          <w:color w:val="000000" w:themeColor="text1"/>
          <w:sz w:val="22"/>
          <w:szCs w:val="22"/>
          <w:lang w:val="en-CA"/>
        </w:rPr>
        <w:t>A group of RoadLinks sharing the same street name → transnet:Road</w:t>
      </w:r>
    </w:p>
    <w:p w14:paraId="2FC4BCDF" w14:textId="027C581A" w:rsidR="72F5EAF2" w:rsidRPr="00FA29C1" w:rsidRDefault="72F5EAF2" w:rsidP="00FA29C1">
      <w:pPr>
        <w:spacing w:line="259" w:lineRule="auto"/>
        <w:rPr>
          <w:color w:val="000000" w:themeColor="text1"/>
          <w:sz w:val="22"/>
          <w:szCs w:val="22"/>
          <w:lang w:val="en-CA"/>
        </w:rPr>
      </w:pPr>
    </w:p>
    <w:p w14:paraId="639262EB" w14:textId="77777777" w:rsidR="00212FCB" w:rsidRPr="001B5578" w:rsidRDefault="00212FCB" w:rsidP="00212FCB">
      <w:pPr>
        <w:spacing w:line="259" w:lineRule="auto"/>
        <w:rPr>
          <w:color w:val="000000" w:themeColor="text1"/>
          <w:sz w:val="22"/>
          <w:szCs w:val="22"/>
          <w:lang w:val="en-CA"/>
        </w:rPr>
      </w:pPr>
      <w:r w:rsidRPr="001B5578">
        <w:rPr>
          <w:color w:val="000000" w:themeColor="text1"/>
          <w:sz w:val="22"/>
          <w:szCs w:val="22"/>
          <w:lang w:val="en-CA"/>
        </w:rPr>
        <w:t>The data was also filtered around only Toronto roads using the Toronto Bound Filter:</w:t>
      </w:r>
    </w:p>
    <w:p w14:paraId="01E9BD7F" w14:textId="77777777" w:rsidR="00212FCB" w:rsidRPr="001B5578" w:rsidRDefault="00212FCB" w:rsidP="00212FCB">
      <w:pPr>
        <w:spacing w:line="259" w:lineRule="auto"/>
        <w:rPr>
          <w:color w:val="000000" w:themeColor="text1"/>
          <w:sz w:val="22"/>
          <w:szCs w:val="22"/>
          <w:lang w:val="en-CA"/>
        </w:rPr>
      </w:pPr>
      <w:r w:rsidRPr="001B5578">
        <w:rPr>
          <w:color w:val="000000" w:themeColor="text1"/>
          <w:sz w:val="22"/>
          <w:szCs w:val="22"/>
          <w:lang w:val="en-CA"/>
        </w:rPr>
        <w:t>lat_min: 43.5810, lat_max: 43.8555, lon_min: -79.6393, lon_max: -79.1152</w:t>
      </w:r>
    </w:p>
    <w:p w14:paraId="311B29AD" w14:textId="1E2E58CD" w:rsidR="72F5EAF2" w:rsidRPr="001B5578" w:rsidRDefault="72F5EAF2" w:rsidP="72F5EAF2">
      <w:pPr>
        <w:spacing w:line="259" w:lineRule="auto"/>
        <w:rPr>
          <w:rFonts w:eastAsia="Calibri" w:cs="Calibri"/>
          <w:color w:val="000000" w:themeColor="text1"/>
          <w:sz w:val="22"/>
          <w:szCs w:val="22"/>
        </w:rPr>
      </w:pPr>
    </w:p>
    <w:p w14:paraId="7F1768BB" w14:textId="6C016047" w:rsidR="00212FCB" w:rsidRPr="001B5578" w:rsidRDefault="00212FCB" w:rsidP="00212FCB">
      <w:pPr>
        <w:spacing w:line="259" w:lineRule="auto"/>
        <w:rPr>
          <w:rFonts w:eastAsia="Calibri" w:cs="Calibri"/>
          <w:color w:val="000000" w:themeColor="text1"/>
          <w:sz w:val="22"/>
          <w:szCs w:val="22"/>
        </w:rPr>
      </w:pPr>
      <w:r w:rsidRPr="001B5578">
        <w:rPr>
          <w:rFonts w:eastAsia="Calibri" w:cs="Calibri"/>
          <w:color w:val="000000" w:themeColor="text1"/>
          <w:sz w:val="22"/>
          <w:szCs w:val="22"/>
        </w:rPr>
        <w:t>The following is a list of namespace prefixes</w:t>
      </w:r>
      <w:ins w:id="69" w:author="Megan Katsumi" w:date="2025-06-24T08:59:00Z" w16du:dateUtc="2025-06-24T12:59:00Z">
        <w:r w:rsidR="00FA29C1">
          <w:rPr>
            <w:rFonts w:eastAsia="Calibri" w:cs="Calibri"/>
            <w:color w:val="000000" w:themeColor="text1"/>
            <w:sz w:val="22"/>
            <w:szCs w:val="22"/>
          </w:rPr>
          <w:t xml:space="preserve"> used in the mappings and ontology definitions that follow</w:t>
        </w:r>
      </w:ins>
      <w:r w:rsidRPr="001B5578">
        <w:rPr>
          <w:rFonts w:eastAsia="Calibri" w:cs="Calibri"/>
          <w:color w:val="000000" w:themeColor="text1"/>
          <w:sz w:val="22"/>
          <w:szCs w:val="22"/>
        </w:rPr>
        <w:t>:</w:t>
      </w:r>
    </w:p>
    <w:p w14:paraId="4019C599"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geo: http://www.opengis.net/ont/geosparql# </w:t>
      </w:r>
    </w:p>
    <w:p w14:paraId="37BE4C22"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transnet: https://standards.iso.org/isoiec/5087/3/ed1/en/ontology/TransportaionNetwork/</w:t>
      </w:r>
    </w:p>
    <w:p w14:paraId="1A7B8E1E" w14:textId="1158FE85" w:rsidR="00212FCB" w:rsidRPr="001B5578" w:rsidRDefault="004A12BF" w:rsidP="00212FCB">
      <w:pPr>
        <w:pStyle w:val="ListParagraph"/>
        <w:numPr>
          <w:ilvl w:val="0"/>
          <w:numId w:val="5"/>
        </w:numPr>
        <w:spacing w:line="259" w:lineRule="auto"/>
        <w:rPr>
          <w:rFonts w:eastAsia="Calibri" w:cs="Calibri"/>
          <w:color w:val="000000" w:themeColor="text1"/>
          <w:sz w:val="22"/>
          <w:szCs w:val="22"/>
        </w:rPr>
      </w:pPr>
      <w:r>
        <w:rPr>
          <w:rFonts w:eastAsia="Calibri" w:cs="Calibri"/>
          <w:color w:val="000000" w:themeColor="text1"/>
          <w:sz w:val="22"/>
          <w:szCs w:val="22"/>
        </w:rPr>
        <w:t>trans</w:t>
      </w:r>
      <w:r w:rsidR="00212FCB" w:rsidRPr="001B5578">
        <w:rPr>
          <w:rFonts w:eastAsia="Calibri" w:cs="Calibri"/>
          <w:color w:val="000000" w:themeColor="text1"/>
          <w:sz w:val="22"/>
          <w:szCs w:val="22"/>
        </w:rPr>
        <w:t xml:space="preserve">infras: https://standards.iso.org/isoiec/5087/2/ed1/en/ontology/TransportationInfrastructure/   </w:t>
      </w:r>
    </w:p>
    <w:p w14:paraId="1107DF9B"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loc: https://standards.iso.org/iso-iec/5087/-1/ed-1/en/ontology/SpatialLoc/&gt; </w:t>
      </w:r>
    </w:p>
    <w:p w14:paraId="7619F474"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partwhole: https://standards.iso.org/iso-iec/5087/-1/ed-1/en/ontology/Mereology/ </w:t>
      </w:r>
    </w:p>
    <w:p w14:paraId="5CC3FA5A"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cityunits: https://standards.iso.org/iso-iec/5087/-1/ed-1/en/ontology/CityUnits/ </w:t>
      </w:r>
    </w:p>
    <w:p w14:paraId="65684468"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cdt: http://ontology.eil.utoronto.ca/CDT#</w:t>
      </w:r>
    </w:p>
    <w:p w14:paraId="6C153154"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rdfs: http://www.w3.org/2000/01/rdf-schema#</w:t>
      </w:r>
    </w:p>
    <w:p w14:paraId="041264C5"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i72: http://ontology.eil.utoronto.ca/5087/2/iso21972/ </w:t>
      </w:r>
    </w:p>
    <w:p w14:paraId="50B099C7"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genprop: https://standards.iso.org/iso-iec/5087/-1/ed-1/en/ontology/GenericProperties/</w:t>
      </w:r>
    </w:p>
    <w:p w14:paraId="57BA4E3A" w14:textId="30C9DEDE"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rdf: </w:t>
      </w:r>
      <w:hyperlink r:id="rId42" w:history="1">
        <w:r w:rsidR="009E7672" w:rsidRPr="001B5578">
          <w:rPr>
            <w:rStyle w:val="Hyperlink"/>
            <w:rFonts w:eastAsia="Calibri" w:cs="Calibri"/>
            <w:sz w:val="22"/>
            <w:szCs w:val="22"/>
          </w:rPr>
          <w:t>http://www.w3.org/1999/02/22-rdf-syntax-ns#</w:t>
        </w:r>
      </w:hyperlink>
    </w:p>
    <w:p w14:paraId="7C85EF25" w14:textId="62247212" w:rsidR="009E7672" w:rsidRPr="004A12BF" w:rsidRDefault="004C00F0" w:rsidP="00AC66AD">
      <w:pPr>
        <w:pStyle w:val="ListParagraph"/>
        <w:numPr>
          <w:ilvl w:val="0"/>
          <w:numId w:val="5"/>
        </w:numPr>
        <w:spacing w:line="259" w:lineRule="auto"/>
        <w:rPr>
          <w:rFonts w:ascii="Calibri" w:eastAsia="Calibri" w:hAnsi="Calibri" w:cs="Calibri"/>
          <w:sz w:val="22"/>
          <w:szCs w:val="22"/>
        </w:rPr>
      </w:pPr>
      <w:r w:rsidRPr="001B5578">
        <w:rPr>
          <w:sz w:val="22"/>
          <w:szCs w:val="22"/>
        </w:rPr>
        <w:t xml:space="preserve">contact: </w:t>
      </w:r>
      <w:hyperlink r:id="rId43" w:history="1">
        <w:r w:rsidR="004A12BF" w:rsidRPr="00A43649">
          <w:rPr>
            <w:rStyle w:val="Hyperlink"/>
            <w:sz w:val="22"/>
            <w:szCs w:val="22"/>
          </w:rPr>
          <w:t>https://standards.iso.org/iso-iec/5087/-2/ed-1/en/ontology/Contact/</w:t>
        </w:r>
      </w:hyperlink>
    </w:p>
    <w:p w14:paraId="6406A2CA" w14:textId="77777777" w:rsidR="004A12BF" w:rsidRPr="004A12BF" w:rsidRDefault="004A12BF" w:rsidP="004A12BF">
      <w:pPr>
        <w:pStyle w:val="ListParagraph"/>
        <w:numPr>
          <w:ilvl w:val="0"/>
          <w:numId w:val="5"/>
        </w:numPr>
        <w:spacing w:line="259" w:lineRule="auto"/>
        <w:rPr>
          <w:sz w:val="22"/>
          <w:szCs w:val="22"/>
          <w:lang w:val="en-CA"/>
        </w:rPr>
      </w:pPr>
      <w:r>
        <w:rPr>
          <w:sz w:val="22"/>
          <w:szCs w:val="22"/>
        </w:rPr>
        <w:lastRenderedPageBreak/>
        <w:t xml:space="preserve">code: </w:t>
      </w:r>
      <w:r w:rsidRPr="004A12BF">
        <w:rPr>
          <w:sz w:val="22"/>
          <w:szCs w:val="22"/>
          <w:lang w:val="en-CA"/>
        </w:rPr>
        <w:t>https://standards.iso.org/iso-iec/5087/-2/ed-1/en/ontology/Code/</w:t>
      </w:r>
    </w:p>
    <w:p w14:paraId="59531DA6" w14:textId="0A9529A0" w:rsidR="004A12BF" w:rsidRPr="004A12BF" w:rsidRDefault="004A12BF" w:rsidP="004A12BF">
      <w:pPr>
        <w:pStyle w:val="ListParagraph"/>
        <w:numPr>
          <w:ilvl w:val="0"/>
          <w:numId w:val="5"/>
        </w:numPr>
        <w:spacing w:line="259" w:lineRule="auto"/>
        <w:rPr>
          <w:rFonts w:ascii="Calibri" w:eastAsia="Calibri" w:hAnsi="Calibri" w:cs="Calibri"/>
          <w:sz w:val="22"/>
          <w:szCs w:val="22"/>
          <w:lang w:val="en-CA"/>
        </w:rPr>
      </w:pPr>
      <w:r>
        <w:rPr>
          <w:rFonts w:ascii="Calibri" w:eastAsia="Calibri" w:hAnsi="Calibri" w:cs="Calibri"/>
          <w:sz w:val="22"/>
          <w:szCs w:val="22"/>
        </w:rPr>
        <w:t xml:space="preserve">infras: </w:t>
      </w:r>
      <w:r w:rsidRPr="004A12BF">
        <w:rPr>
          <w:rFonts w:ascii="Calibri" w:eastAsia="Calibri" w:hAnsi="Calibri" w:cs="Calibri"/>
          <w:sz w:val="22"/>
          <w:szCs w:val="22"/>
          <w:lang w:val="en-CA"/>
        </w:rPr>
        <w:t>https://standards.iso.org/iso-iec/5087/-2/ed-1/en/ontology/Infrastructure/</w:t>
      </w:r>
    </w:p>
    <w:p w14:paraId="715D9D72" w14:textId="1162C6F7" w:rsidR="004A12BF" w:rsidRPr="004A12BF" w:rsidRDefault="004A12BF" w:rsidP="004A12BF">
      <w:pPr>
        <w:pStyle w:val="ListParagraph"/>
        <w:numPr>
          <w:ilvl w:val="0"/>
          <w:numId w:val="5"/>
        </w:numPr>
        <w:spacing w:line="259" w:lineRule="auto"/>
        <w:rPr>
          <w:rFonts w:ascii="Calibri" w:eastAsia="Calibri" w:hAnsi="Calibri" w:cs="Calibri"/>
          <w:sz w:val="22"/>
          <w:szCs w:val="22"/>
          <w:lang w:val="en-CA"/>
        </w:rPr>
      </w:pPr>
      <w:r>
        <w:rPr>
          <w:rFonts w:ascii="Calibri" w:eastAsia="Calibri" w:hAnsi="Calibri" w:cs="Calibri"/>
          <w:sz w:val="22"/>
          <w:szCs w:val="22"/>
        </w:rPr>
        <w:t>road:</w:t>
      </w:r>
      <w:r w:rsidRPr="004A12BF">
        <w:rPr>
          <w:rFonts w:ascii="Courier New" w:eastAsia="Times New Roman" w:hAnsi="Courier New" w:cs="Courier New"/>
          <w:color w:val="6AAB73"/>
          <w:sz w:val="20"/>
          <w:szCs w:val="20"/>
          <w:lang w:val="en-CA" w:eastAsia="en-CA"/>
        </w:rPr>
        <w:t xml:space="preserve"> </w:t>
      </w:r>
      <w:r w:rsidRPr="004A12BF">
        <w:rPr>
          <w:rFonts w:ascii="Calibri" w:eastAsia="Calibri" w:hAnsi="Calibri" w:cs="Calibri"/>
          <w:sz w:val="22"/>
          <w:szCs w:val="22"/>
          <w:lang w:val="en-CA"/>
        </w:rPr>
        <w:t>https://standards.iso.org/iso-iec/5087/-3/ed-1/en/ontology/</w:t>
      </w:r>
      <w:r>
        <w:rPr>
          <w:rFonts w:ascii="Calibri" w:eastAsia="Calibri" w:hAnsi="Calibri" w:cs="Calibri"/>
          <w:sz w:val="22"/>
          <w:szCs w:val="22"/>
          <w:lang w:val="en-CA"/>
        </w:rPr>
        <w:t>RoadNetwork</w:t>
      </w:r>
    </w:p>
    <w:p w14:paraId="0A8F0A79" w14:textId="13C1C240" w:rsidR="004A12BF" w:rsidRDefault="004A12BF" w:rsidP="004A12BF">
      <w:pPr>
        <w:pStyle w:val="ListParagraph"/>
        <w:numPr>
          <w:ilvl w:val="0"/>
          <w:numId w:val="5"/>
        </w:numPr>
        <w:spacing w:line="259" w:lineRule="auto"/>
        <w:rPr>
          <w:rFonts w:ascii="Calibri" w:eastAsia="Calibri" w:hAnsi="Calibri" w:cs="Calibri"/>
          <w:sz w:val="22"/>
          <w:szCs w:val="22"/>
          <w:lang w:val="en-CA"/>
        </w:rPr>
      </w:pPr>
      <w:r>
        <w:rPr>
          <w:rFonts w:ascii="Calibri" w:eastAsia="Calibri" w:hAnsi="Calibri" w:cs="Calibri"/>
          <w:sz w:val="22"/>
          <w:szCs w:val="22"/>
        </w:rPr>
        <w:t xml:space="preserve">org_city: </w:t>
      </w:r>
      <w:hyperlink r:id="rId44" w:history="1">
        <w:r w:rsidR="009B5A79" w:rsidRPr="000865AF">
          <w:rPr>
            <w:rStyle w:val="Hyperlink"/>
            <w:rFonts w:ascii="Calibri" w:eastAsia="Calibri" w:hAnsi="Calibri" w:cs="Calibri"/>
            <w:sz w:val="22"/>
            <w:szCs w:val="22"/>
            <w:lang w:val="en-CA"/>
          </w:rPr>
          <w:t>https://standards.iso.org/iso-iec/5087/-2/ed-1/en/ontology/Organization/</w:t>
        </w:r>
      </w:hyperlink>
    </w:p>
    <w:p w14:paraId="4925D9A0" w14:textId="1F51E98B" w:rsidR="009B5A79" w:rsidRPr="004A12BF" w:rsidRDefault="009B5A79" w:rsidP="004A12BF">
      <w:pPr>
        <w:pStyle w:val="ListParagraph"/>
        <w:numPr>
          <w:ilvl w:val="0"/>
          <w:numId w:val="5"/>
        </w:numPr>
        <w:spacing w:line="259" w:lineRule="auto"/>
        <w:rPr>
          <w:rFonts w:ascii="Calibri" w:eastAsia="Calibri" w:hAnsi="Calibri" w:cs="Calibri"/>
          <w:sz w:val="22"/>
          <w:szCs w:val="22"/>
          <w:lang w:val="en-CA"/>
        </w:rPr>
      </w:pPr>
      <w:r w:rsidRPr="009B5A79">
        <w:rPr>
          <w:rFonts w:ascii="Calibri" w:eastAsia="Calibri" w:hAnsi="Calibri" w:cs="Calibri"/>
          <w:sz w:val="22"/>
          <w:szCs w:val="22"/>
        </w:rPr>
        <w:t>xsd: http://www.w3.org/2001/XMLSchema#</w:t>
      </w:r>
    </w:p>
    <w:p w14:paraId="09A7B44E" w14:textId="57562A46" w:rsidR="00212FCB" w:rsidRPr="001B5578" w:rsidRDefault="00212FCB" w:rsidP="00212FCB">
      <w:pPr>
        <w:pStyle w:val="Heading2"/>
      </w:pPr>
      <w:bookmarkStart w:id="70" w:name="_Toc201121285"/>
      <w:r w:rsidRPr="001B5578">
        <w:t>Junction</w:t>
      </w:r>
      <w:bookmarkEnd w:id="70"/>
    </w:p>
    <w:p w14:paraId="519EEBB6" w14:textId="4040AFF4" w:rsidR="009E7672" w:rsidRDefault="009E7672" w:rsidP="009E7672">
      <w:pPr>
        <w:spacing w:line="259" w:lineRule="auto"/>
        <w:rPr>
          <w:sz w:val="22"/>
          <w:szCs w:val="22"/>
          <w:lang w:val="en-CA"/>
        </w:rPr>
      </w:pPr>
      <w:r w:rsidRPr="001B5578">
        <w:rPr>
          <w:sz w:val="22"/>
          <w:szCs w:val="22"/>
          <w:lang w:val="en-CA"/>
        </w:rPr>
        <w:t xml:space="preserve">Junctions are an instance of </w:t>
      </w:r>
      <w:r w:rsidR="0034539F" w:rsidRPr="0034539F">
        <w:rPr>
          <w:sz w:val="22"/>
          <w:szCs w:val="22"/>
          <w:lang w:val="en-CA"/>
        </w:rPr>
        <w:t>a subclass/specialization of transnet:Junction</w:t>
      </w:r>
      <w:r w:rsidR="0034539F">
        <w:rPr>
          <w:sz w:val="22"/>
          <w:szCs w:val="22"/>
          <w:lang w:val="en-CA"/>
        </w:rPr>
        <w:t xml:space="preserve"> </w:t>
      </w:r>
      <w:r w:rsidRPr="001B5578">
        <w:rPr>
          <w:sz w:val="22"/>
          <w:szCs w:val="22"/>
          <w:lang w:val="en-CA"/>
        </w:rPr>
        <w:t xml:space="preserve">and are a subclass of TransportNode. These entities connect travellers from one TravelledWayLink to another, </w:t>
      </w:r>
      <w:del w:id="71" w:author="Megan Katsumi" w:date="2025-06-24T09:02:00Z" w16du:dateUtc="2025-06-24T13:02:00Z">
        <w:r w:rsidRPr="001B5578" w:rsidDel="00FA2F9A">
          <w:rPr>
            <w:sz w:val="22"/>
            <w:szCs w:val="22"/>
            <w:lang w:val="en-CA"/>
          </w:rPr>
          <w:delText>in particular serving</w:delText>
        </w:r>
      </w:del>
      <w:ins w:id="72" w:author="Megan Katsumi" w:date="2025-06-24T09:02:00Z" w16du:dateUtc="2025-06-24T13:02:00Z">
        <w:r w:rsidR="00FA2F9A" w:rsidRPr="001B5578">
          <w:rPr>
            <w:sz w:val="22"/>
            <w:szCs w:val="22"/>
            <w:lang w:val="en-CA"/>
          </w:rPr>
          <w:t>serving</w:t>
        </w:r>
      </w:ins>
      <w:r w:rsidRPr="001B5578">
        <w:rPr>
          <w:sz w:val="22"/>
          <w:szCs w:val="22"/>
          <w:lang w:val="en-CA"/>
        </w:rPr>
        <w:t xml:space="preserve"> a connection between one or more RoadLinks</w:t>
      </w:r>
      <w:ins w:id="73" w:author="Megan Katsumi" w:date="2025-06-24T09:03:00Z" w16du:dateUtc="2025-06-24T13:03:00Z">
        <w:r w:rsidR="00FA2F9A">
          <w:rPr>
            <w:sz w:val="22"/>
            <w:szCs w:val="22"/>
            <w:lang w:val="en-CA"/>
          </w:rPr>
          <w:t>.</w:t>
        </w:r>
      </w:ins>
      <w:del w:id="74" w:author="Megan Katsumi" w:date="2025-06-24T09:03:00Z" w16du:dateUtc="2025-06-24T13:03:00Z">
        <w:r w:rsidRPr="001B5578" w:rsidDel="00FA2F9A">
          <w:rPr>
            <w:sz w:val="22"/>
            <w:szCs w:val="22"/>
            <w:lang w:val="en-CA"/>
          </w:rPr>
          <w:delText xml:space="preserve"> and is </w:delText>
        </w:r>
      </w:del>
      <w:ins w:id="75" w:author="Megan Katsumi" w:date="2025-06-24T09:03:00Z" w16du:dateUtc="2025-06-24T13:03:00Z">
        <w:r w:rsidR="00FA2F9A">
          <w:rPr>
            <w:sz w:val="22"/>
            <w:szCs w:val="22"/>
            <w:lang w:val="en-CA"/>
          </w:rPr>
          <w:t>They are</w:t>
        </w:r>
        <w:r w:rsidR="00FA2F9A" w:rsidRPr="001B5578">
          <w:rPr>
            <w:sz w:val="22"/>
            <w:szCs w:val="22"/>
            <w:lang w:val="en-CA"/>
          </w:rPr>
          <w:t xml:space="preserve"> </w:t>
        </w:r>
      </w:ins>
      <w:r w:rsidRPr="001B5578">
        <w:rPr>
          <w:sz w:val="22"/>
          <w:szCs w:val="22"/>
          <w:lang w:val="en-CA"/>
        </w:rPr>
        <w:t xml:space="preserve">uniquely identified using ORN-provided IDs. Geospatial coordinates are linked using geo:Geometry pointing to a </w:t>
      </w:r>
      <w:r w:rsidR="00923E9A" w:rsidRPr="001B5578">
        <w:rPr>
          <w:sz w:val="22"/>
          <w:szCs w:val="22"/>
          <w:lang w:val="en-CA"/>
        </w:rPr>
        <w:t>geo</w:t>
      </w:r>
      <w:r w:rsidRPr="001B5578">
        <w:rPr>
          <w:sz w:val="22"/>
          <w:szCs w:val="22"/>
          <w:lang w:val="en-CA"/>
        </w:rPr>
        <w:t>:asWKT. Each Junction participates in one or more ingress and egress relationships with RoadLinks, ensuring accurate topological representation of the network.</w:t>
      </w:r>
    </w:p>
    <w:p w14:paraId="22DB70FD" w14:textId="77777777" w:rsidR="00C41FCD" w:rsidRPr="001B5578" w:rsidRDefault="00C41FCD" w:rsidP="009E7672">
      <w:pPr>
        <w:spacing w:line="259" w:lineRule="auto"/>
        <w:rPr>
          <w:sz w:val="22"/>
          <w:szCs w:val="22"/>
          <w:lang w:val="en-CA"/>
        </w:rPr>
      </w:pPr>
    </w:p>
    <w:p w14:paraId="77B2E22D" w14:textId="77777777" w:rsidR="00FA2F9A" w:rsidRDefault="00C41FCD">
      <w:pPr>
        <w:keepNext/>
        <w:spacing w:line="259" w:lineRule="auto"/>
        <w:rPr>
          <w:ins w:id="76" w:author="Megan Katsumi" w:date="2025-06-24T09:04:00Z" w16du:dateUtc="2025-06-24T13:04:00Z"/>
        </w:rPr>
        <w:pPrChange w:id="77" w:author="Megan Katsumi" w:date="2025-06-24T09:04:00Z" w16du:dateUtc="2025-06-24T13:04:00Z">
          <w:pPr>
            <w:spacing w:line="259" w:lineRule="auto"/>
          </w:pPr>
        </w:pPrChange>
      </w:pPr>
      <w:commentRangeStart w:id="78"/>
      <w:commentRangeStart w:id="79"/>
      <w:r w:rsidRPr="00C41FCD">
        <w:rPr>
          <w:noProof/>
          <w:color w:val="000000" w:themeColor="text1"/>
          <w:sz w:val="22"/>
          <w:szCs w:val="22"/>
          <w:lang w:val="en-CA"/>
        </w:rPr>
        <w:drawing>
          <wp:inline distT="0" distB="0" distL="0" distR="0" wp14:anchorId="2687FD69" wp14:editId="287552F9">
            <wp:extent cx="5943600" cy="5069840"/>
            <wp:effectExtent l="0" t="0" r="0" b="0"/>
            <wp:docPr id="1056307901"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7901" name="Picture 6" descr="A diagram of a flowchart&#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069840"/>
                    </a:xfrm>
                    <a:prstGeom prst="rect">
                      <a:avLst/>
                    </a:prstGeom>
                    <a:noFill/>
                    <a:ln>
                      <a:noFill/>
                    </a:ln>
                  </pic:spPr>
                </pic:pic>
              </a:graphicData>
            </a:graphic>
          </wp:inline>
        </w:drawing>
      </w:r>
      <w:commentRangeEnd w:id="78"/>
      <w:r w:rsidR="00FA2F9A">
        <w:rPr>
          <w:rStyle w:val="CommentReference"/>
        </w:rPr>
        <w:commentReference w:id="78"/>
      </w:r>
      <w:commentRangeEnd w:id="79"/>
      <w:r w:rsidR="00FA2F9A">
        <w:rPr>
          <w:rStyle w:val="CommentReference"/>
        </w:rPr>
        <w:commentReference w:id="79"/>
      </w:r>
    </w:p>
    <w:p w14:paraId="4A117C83" w14:textId="1C3E820F" w:rsidR="00C41FCD" w:rsidRPr="00C41FCD" w:rsidRDefault="00FA2F9A">
      <w:pPr>
        <w:pStyle w:val="Caption"/>
        <w:rPr>
          <w:color w:val="000000" w:themeColor="text1"/>
          <w:sz w:val="22"/>
          <w:szCs w:val="22"/>
          <w:lang w:val="en-CA"/>
        </w:rPr>
        <w:pPrChange w:id="80" w:author="Megan Katsumi" w:date="2025-06-24T09:04:00Z" w16du:dateUtc="2025-06-24T13:04:00Z">
          <w:pPr>
            <w:spacing w:line="259" w:lineRule="auto"/>
          </w:pPr>
        </w:pPrChange>
      </w:pPr>
      <w:ins w:id="81" w:author="Megan Katsumi" w:date="2025-06-24T09:04:00Z" w16du:dateUtc="2025-06-24T13:04:00Z">
        <w:r>
          <w:t xml:space="preserve">Figure </w:t>
        </w:r>
        <w:r>
          <w:fldChar w:fldCharType="begin"/>
        </w:r>
        <w:r>
          <w:instrText xml:space="preserve"> SEQ Figure \* ARABIC </w:instrText>
        </w:r>
      </w:ins>
      <w:r>
        <w:fldChar w:fldCharType="separate"/>
      </w:r>
      <w:ins w:id="82" w:author="Divnoor Pal Chatha" w:date="2025-06-25T16:40:00Z" w16du:dateUtc="2025-06-25T20:40:00Z">
        <w:r w:rsidR="00F92ECC">
          <w:rPr>
            <w:noProof/>
          </w:rPr>
          <w:t>1</w:t>
        </w:r>
      </w:ins>
      <w:ins w:id="83" w:author="Megan Katsumi" w:date="2025-06-24T09:04:00Z" w16du:dateUtc="2025-06-24T13:04:00Z">
        <w:r>
          <w:fldChar w:fldCharType="end"/>
        </w:r>
        <w:r>
          <w:t xml:space="preserve">: </w:t>
        </w:r>
        <w:r w:rsidRPr="00922B67">
          <w:t>Example Mapping for ORN’s representation of a Junction to the City Digital Twin Road Network Pattern.</w:t>
        </w:r>
      </w:ins>
    </w:p>
    <w:p w14:paraId="24FF298C" w14:textId="76639765" w:rsidR="00C41FCD" w:rsidRPr="00933906" w:rsidRDefault="00933906" w:rsidP="007B4F29">
      <w:pPr>
        <w:spacing w:line="259" w:lineRule="auto"/>
        <w:rPr>
          <w:color w:val="000000" w:themeColor="text1"/>
          <w:sz w:val="22"/>
          <w:szCs w:val="22"/>
        </w:rPr>
      </w:pPr>
      <w:commentRangeStart w:id="84"/>
      <w:del w:id="85" w:author="Divnoor Pal Chatha" w:date="2025-06-25T16:04:00Z" w16du:dateUtc="2025-06-25T20:04:00Z">
        <w:r w:rsidDel="00D475F9">
          <w:rPr>
            <w:b/>
            <w:bCs/>
            <w:color w:val="000000" w:themeColor="text1"/>
            <w:sz w:val="22"/>
            <w:szCs w:val="22"/>
          </w:rPr>
          <w:lastRenderedPageBreak/>
          <w:delText>F</w:delText>
        </w:r>
      </w:del>
      <w:ins w:id="86" w:author="Divnoor Pal Chatha" w:date="2025-06-25T16:15:00Z" w16du:dateUtc="2025-06-25T20:15:00Z">
        <w:r w:rsidR="00F7385A">
          <w:rPr>
            <w:b/>
            <w:bCs/>
            <w:color w:val="000000" w:themeColor="text1"/>
            <w:sz w:val="22"/>
            <w:szCs w:val="22"/>
          </w:rPr>
          <w:t xml:space="preserve"> </w:t>
        </w:r>
      </w:ins>
      <w:del w:id="87" w:author="Divnoor Pal Chatha" w:date="2025-06-25T16:04:00Z" w16du:dateUtc="2025-06-25T20:04:00Z">
        <w:r w:rsidDel="00D475F9">
          <w:rPr>
            <w:b/>
            <w:bCs/>
            <w:color w:val="000000" w:themeColor="text1"/>
            <w:sz w:val="22"/>
            <w:szCs w:val="22"/>
          </w:rPr>
          <w:delText>igure 1:</w:delText>
        </w:r>
        <w:r w:rsidR="00051A79" w:rsidDel="00D475F9">
          <w:rPr>
            <w:b/>
            <w:bCs/>
            <w:color w:val="000000" w:themeColor="text1"/>
            <w:sz w:val="22"/>
            <w:szCs w:val="22"/>
          </w:rPr>
          <w:delText xml:space="preserve"> </w:delText>
        </w:r>
        <w:r w:rsidR="00051A79" w:rsidRPr="005140EC" w:rsidDel="00D475F9">
          <w:rPr>
            <w:color w:val="000000" w:themeColor="text1"/>
            <w:sz w:val="22"/>
            <w:szCs w:val="22"/>
          </w:rPr>
          <w:delText xml:space="preserve">Example Mapping for </w:delText>
        </w:r>
        <w:r w:rsidR="00DE2FF9" w:rsidRPr="005140EC" w:rsidDel="00D475F9">
          <w:rPr>
            <w:color w:val="000000" w:themeColor="text1"/>
            <w:sz w:val="22"/>
            <w:szCs w:val="22"/>
          </w:rPr>
          <w:delText>ORN</w:delText>
        </w:r>
        <w:r w:rsidR="00BE2E50" w:rsidDel="00D475F9">
          <w:rPr>
            <w:color w:val="000000" w:themeColor="text1"/>
            <w:sz w:val="22"/>
            <w:szCs w:val="22"/>
          </w:rPr>
          <w:delText>’s</w:delText>
        </w:r>
        <w:r w:rsidR="00DE2FF9" w:rsidRPr="005140EC" w:rsidDel="00D475F9">
          <w:rPr>
            <w:color w:val="000000" w:themeColor="text1"/>
            <w:sz w:val="22"/>
            <w:szCs w:val="22"/>
          </w:rPr>
          <w:delText xml:space="preserve"> representation of a Junction to the City Digital Twin Road Network Pattern.</w:delText>
        </w:r>
        <w:commentRangeEnd w:id="84"/>
        <w:r w:rsidR="00FA2F9A" w:rsidDel="00D475F9">
          <w:rPr>
            <w:rStyle w:val="CommentReference"/>
          </w:rPr>
          <w:commentReference w:id="84"/>
        </w:r>
      </w:del>
    </w:p>
    <w:p w14:paraId="73AEEE6C" w14:textId="49907E68" w:rsidR="007B4F29" w:rsidRDefault="007B4F29" w:rsidP="007B4F29">
      <w:pPr>
        <w:spacing w:line="259" w:lineRule="auto"/>
        <w:rPr>
          <w:color w:val="000000" w:themeColor="text1"/>
          <w:sz w:val="22"/>
          <w:szCs w:val="22"/>
        </w:rPr>
      </w:pPr>
      <w:del w:id="88" w:author="Megan Katsumi" w:date="2025-06-24T09:07:00Z" w16du:dateUtc="2025-06-24T13:07:00Z">
        <w:r w:rsidRPr="001B5578" w:rsidDel="00FA2F9A">
          <w:rPr>
            <w:color w:val="000000" w:themeColor="text1"/>
            <w:sz w:val="22"/>
            <w:szCs w:val="22"/>
          </w:rPr>
          <w:delText>Although the shp file does not have any information around the junctions beside which junctions bound the element, all the necessary i</w:delText>
        </w:r>
      </w:del>
      <w:ins w:id="89" w:author="Megan Katsumi" w:date="2025-06-24T09:07:00Z" w16du:dateUtc="2025-06-24T13:07:00Z">
        <w:r w:rsidR="00FA2F9A">
          <w:rPr>
            <w:color w:val="000000" w:themeColor="text1"/>
            <w:sz w:val="22"/>
            <w:szCs w:val="22"/>
          </w:rPr>
          <w:t>I</w:t>
        </w:r>
      </w:ins>
      <w:r w:rsidRPr="001B5578">
        <w:rPr>
          <w:color w:val="000000" w:themeColor="text1"/>
          <w:sz w:val="22"/>
          <w:szCs w:val="22"/>
        </w:rPr>
        <w:t xml:space="preserve">nformation regarding </w:t>
      </w:r>
      <w:del w:id="90" w:author="Megan Katsumi" w:date="2025-06-24T09:07:00Z" w16du:dateUtc="2025-06-24T13:07:00Z">
        <w:r w:rsidRPr="001B5578" w:rsidDel="00FA2F9A">
          <w:rPr>
            <w:color w:val="000000" w:themeColor="text1"/>
            <w:sz w:val="22"/>
            <w:szCs w:val="22"/>
          </w:rPr>
          <w:delText xml:space="preserve">all </w:delText>
        </w:r>
      </w:del>
      <w:ins w:id="91" w:author="Megan Katsumi" w:date="2025-06-24T09:07:00Z" w16du:dateUtc="2025-06-24T13:07:00Z">
        <w:r w:rsidR="00FA2F9A">
          <w:rPr>
            <w:color w:val="000000" w:themeColor="text1"/>
            <w:sz w:val="22"/>
            <w:szCs w:val="22"/>
          </w:rPr>
          <w:t xml:space="preserve">the </w:t>
        </w:r>
      </w:ins>
      <w:r w:rsidRPr="001B5578">
        <w:rPr>
          <w:color w:val="000000" w:themeColor="text1"/>
          <w:sz w:val="22"/>
          <w:szCs w:val="22"/>
        </w:rPr>
        <w:t xml:space="preserve">junctions in the dataset </w:t>
      </w:r>
      <w:del w:id="92" w:author="Megan Katsumi" w:date="2025-06-24T09:07:00Z" w16du:dateUtc="2025-06-24T13:07:00Z">
        <w:r w:rsidRPr="001B5578" w:rsidDel="00FA2F9A">
          <w:rPr>
            <w:color w:val="000000" w:themeColor="text1"/>
            <w:sz w:val="22"/>
            <w:szCs w:val="22"/>
          </w:rPr>
          <w:delText>are in a special</w:delText>
        </w:r>
      </w:del>
      <w:ins w:id="93" w:author="Megan Katsumi" w:date="2025-06-24T09:07:00Z" w16du:dateUtc="2025-06-24T13:07:00Z">
        <w:r w:rsidR="00FA2F9A">
          <w:rPr>
            <w:color w:val="000000" w:themeColor="text1"/>
            <w:sz w:val="22"/>
            <w:szCs w:val="22"/>
          </w:rPr>
          <w:t>is specified in the</w:t>
        </w:r>
      </w:ins>
      <w:r w:rsidRPr="001B5578">
        <w:rPr>
          <w:color w:val="000000" w:themeColor="text1"/>
          <w:sz w:val="22"/>
          <w:szCs w:val="22"/>
        </w:rPr>
        <w:t xml:space="preserve"> ORN_JUNCTIONS.csv file.</w:t>
      </w:r>
      <w:del w:id="94" w:author="Megan Katsumi" w:date="2025-06-24T09:08:00Z" w16du:dateUtc="2025-06-24T13:08:00Z">
        <w:r w:rsidRPr="001B5578" w:rsidDel="00FA2F9A">
          <w:rPr>
            <w:color w:val="000000" w:themeColor="text1"/>
            <w:sz w:val="22"/>
            <w:szCs w:val="22"/>
          </w:rPr>
          <w:delText xml:space="preserve"> And ID of the junction are specified in the csv along with its location, type, etc. (more on this below)</w:delText>
        </w:r>
      </w:del>
    </w:p>
    <w:p w14:paraId="1589E1D5" w14:textId="03953975" w:rsidR="00C64647" w:rsidRDefault="0056001F" w:rsidP="0056001F">
      <w:pPr>
        <w:rPr>
          <w:sz w:val="22"/>
          <w:szCs w:val="22"/>
          <w:lang w:val="en-CA"/>
        </w:rPr>
      </w:pPr>
      <w:commentRangeStart w:id="95"/>
      <w:r w:rsidRPr="001B5578">
        <w:rPr>
          <w:b/>
          <w:bCs/>
          <w:sz w:val="22"/>
          <w:szCs w:val="22"/>
          <w:lang w:val="en-CA"/>
        </w:rPr>
        <w:t>Note:</w:t>
      </w:r>
      <w:r w:rsidRPr="001B5578">
        <w:rPr>
          <w:sz w:val="22"/>
          <w:szCs w:val="22"/>
          <w:lang w:val="en-CA"/>
        </w:rPr>
        <w:t xml:space="preserve"> All the CSV files had a data tag ORN_ROAD_NET_ELEMENT_ID, an Integer representing a system-generated identifier unique at the application level. </w:t>
      </w:r>
      <w:commentRangeEnd w:id="95"/>
      <w:ins w:id="96" w:author="Divnoor Pal Chatha" w:date="2025-06-25T16:01:00Z" w16du:dateUtc="2025-06-25T20:01:00Z">
        <w:r w:rsidR="0073706D" w:rsidRPr="0073706D">
          <w:rPr>
            <w:sz w:val="22"/>
            <w:szCs w:val="22"/>
            <w:lang w:val="en-CA"/>
          </w:rPr>
          <w:t xml:space="preserve">This identifier corresponds to the OGF_ID in the shapefile, enabling consistent linkage between </w:t>
        </w:r>
        <w:r w:rsidR="0073706D">
          <w:rPr>
            <w:sz w:val="22"/>
            <w:szCs w:val="22"/>
            <w:lang w:val="en-CA"/>
          </w:rPr>
          <w:t>data</w:t>
        </w:r>
        <w:r w:rsidR="0073706D" w:rsidRPr="0073706D">
          <w:rPr>
            <w:sz w:val="22"/>
            <w:szCs w:val="22"/>
            <w:lang w:val="en-CA"/>
          </w:rPr>
          <w:t xml:space="preserve"> in the CSV files </w:t>
        </w:r>
        <w:r w:rsidR="0073706D">
          <w:rPr>
            <w:sz w:val="22"/>
            <w:szCs w:val="22"/>
            <w:lang w:val="en-CA"/>
          </w:rPr>
          <w:t xml:space="preserve">and </w:t>
        </w:r>
        <w:r w:rsidR="0073706D" w:rsidRPr="0073706D">
          <w:rPr>
            <w:sz w:val="22"/>
            <w:szCs w:val="22"/>
            <w:lang w:val="en-CA"/>
          </w:rPr>
          <w:t>in the shapefile.</w:t>
        </w:r>
      </w:ins>
      <w:del w:id="97" w:author="Divnoor Pal Chatha" w:date="2025-06-25T15:59:00Z" w16du:dateUtc="2025-06-25T19:59:00Z">
        <w:r w:rsidR="00FA2F9A" w:rsidDel="0073706D">
          <w:rPr>
            <w:rStyle w:val="CommentReference"/>
          </w:rPr>
          <w:commentReference w:id="95"/>
        </w:r>
      </w:del>
    </w:p>
    <w:p w14:paraId="2BEB211B" w14:textId="7507F4FE" w:rsidR="00C64647" w:rsidRPr="00C64647" w:rsidRDefault="00C64647" w:rsidP="0056001F">
      <w:pPr>
        <w:rPr>
          <w:b/>
          <w:bCs/>
          <w:sz w:val="22"/>
          <w:szCs w:val="22"/>
          <w:lang w:val="en-CA"/>
        </w:rPr>
      </w:pPr>
      <w:del w:id="98" w:author="Megan Katsumi" w:date="2025-06-24T09:08:00Z" w16du:dateUtc="2025-06-24T13:08:00Z">
        <w:r w:rsidRPr="706F622C" w:rsidDel="00FA2F9A">
          <w:rPr>
            <w:b/>
            <w:bCs/>
            <w:sz w:val="22"/>
            <w:szCs w:val="22"/>
            <w:lang w:val="en-CA"/>
          </w:rPr>
          <w:delText>All t</w:delText>
        </w:r>
      </w:del>
      <w:ins w:id="99" w:author="Megan Katsumi" w:date="2025-06-24T09:08:00Z" w16du:dateUtc="2025-06-24T13:08:00Z">
        <w:r w:rsidR="00FA2F9A">
          <w:rPr>
            <w:b/>
            <w:bCs/>
            <w:sz w:val="22"/>
            <w:szCs w:val="22"/>
            <w:lang w:val="en-CA"/>
          </w:rPr>
          <w:t>T</w:t>
        </w:r>
      </w:ins>
      <w:r w:rsidRPr="706F622C">
        <w:rPr>
          <w:b/>
          <w:bCs/>
          <w:sz w:val="22"/>
          <w:szCs w:val="22"/>
          <w:lang w:val="en-CA"/>
        </w:rPr>
        <w:t xml:space="preserve">he following properties are for associated with </w:t>
      </w:r>
      <w:ins w:id="100" w:author="Megan Katsumi" w:date="2025-06-12T09:30:00Z">
        <w:r w:rsidR="00F113E4" w:rsidRPr="706F622C">
          <w:rPr>
            <w:b/>
            <w:bCs/>
            <w:sz w:val="22"/>
            <w:szCs w:val="22"/>
            <w:lang w:val="en-CA"/>
          </w:rPr>
          <w:t xml:space="preserve">instances of the </w:t>
        </w:r>
      </w:ins>
      <w:r w:rsidRPr="706F622C">
        <w:rPr>
          <w:b/>
          <w:bCs/>
          <w:sz w:val="22"/>
          <w:szCs w:val="22"/>
          <w:lang w:val="en-CA"/>
        </w:rPr>
        <w:t>cdt:Junction class, which is a subclass of the Junction class in the TransportationNetwork ontology.</w:t>
      </w:r>
    </w:p>
    <w:p w14:paraId="63FF61D8" w14:textId="060CD058" w:rsidR="00C41FCD" w:rsidDel="00FA2F9A" w:rsidRDefault="0094132F" w:rsidP="0094132F">
      <w:pPr>
        <w:spacing w:line="259" w:lineRule="auto"/>
        <w:rPr>
          <w:del w:id="101" w:author="Megan Katsumi" w:date="2025-06-24T09:09:00Z" w16du:dateUtc="2025-06-24T13:09:00Z"/>
          <w:sz w:val="22"/>
          <w:szCs w:val="22"/>
        </w:rPr>
      </w:pPr>
      <w:r w:rsidRPr="706F622C">
        <w:rPr>
          <w:b/>
          <w:bCs/>
          <w:sz w:val="22"/>
          <w:szCs w:val="22"/>
          <w:lang w:val="en-CA"/>
        </w:rPr>
        <w:t>ORN_Junction.csv:</w:t>
      </w:r>
      <w:r w:rsidRPr="706F622C">
        <w:rPr>
          <w:sz w:val="22"/>
          <w:szCs w:val="22"/>
          <w:lang w:val="en-CA"/>
        </w:rPr>
        <w:t xml:space="preserve"> </w:t>
      </w:r>
      <w:r w:rsidRPr="706F622C">
        <w:rPr>
          <w:sz w:val="22"/>
          <w:szCs w:val="22"/>
        </w:rPr>
        <w:t>A unique national identifier assigned to a road net element, junction and selected event data such as Toll Point, Blocked Passage and Structure which are required to support the National Road Network (NRN).</w:t>
      </w:r>
    </w:p>
    <w:p w14:paraId="33260BC8" w14:textId="6EA9CB8B" w:rsidR="00A70FF2" w:rsidRPr="00A70FF2" w:rsidRDefault="00A70FF2">
      <w:pPr>
        <w:spacing w:line="259" w:lineRule="auto"/>
        <w:rPr>
          <w:sz w:val="22"/>
          <w:szCs w:val="22"/>
          <w:lang w:val="en-CA"/>
        </w:rPr>
        <w:pPrChange w:id="102" w:author="Megan Katsumi" w:date="2025-06-24T09:09:00Z" w16du:dateUtc="2025-06-24T13:09:00Z">
          <w:pPr/>
        </w:pPrChange>
      </w:pPr>
      <w:del w:id="103" w:author="Megan Katsumi" w:date="2025-06-24T09:09:00Z" w16du:dateUtc="2025-06-24T13:09:00Z">
        <w:r w:rsidRPr="706F622C" w:rsidDel="00FA2F9A">
          <w:rPr>
            <w:b/>
            <w:bCs/>
            <w:sz w:val="22"/>
            <w:szCs w:val="22"/>
            <w:lang w:val="en-CA"/>
          </w:rPr>
          <w:delText>Note:</w:delText>
        </w:r>
        <w:r w:rsidRPr="706F622C" w:rsidDel="00FA2F9A">
          <w:rPr>
            <w:sz w:val="22"/>
            <w:szCs w:val="22"/>
            <w:lang w:val="en-CA"/>
          </w:rPr>
          <w:delText xml:space="preserve"> All the following CSV files had a data tag ORN_ROAD_NET_ELEMENT_ID, an Integer representing a system-generated identifier unique at the application level.</w:delText>
        </w:r>
      </w:del>
    </w:p>
    <w:p w14:paraId="65CE845F" w14:textId="5108A1F0" w:rsidR="00F7385A" w:rsidRDefault="00F7385A" w:rsidP="00F7385A">
      <w:pPr>
        <w:pStyle w:val="Caption"/>
        <w:keepNext/>
        <w:rPr>
          <w:ins w:id="104" w:author="Divnoor Pal Chatha" w:date="2025-06-25T16:20:00Z" w16du:dateUtc="2025-06-25T20:20:00Z"/>
        </w:rPr>
        <w:pPrChange w:id="105" w:author="Divnoor Pal Chatha" w:date="2025-06-25T16:20:00Z" w16du:dateUtc="2025-06-25T20:20:00Z">
          <w:pPr/>
        </w:pPrChange>
      </w:pPr>
    </w:p>
    <w:tbl>
      <w:tblPr>
        <w:tblW w:w="11482" w:type="dxa"/>
        <w:tblInd w:w="-1144" w:type="dxa"/>
        <w:tblLayout w:type="fixed"/>
        <w:tblCellMar>
          <w:top w:w="15" w:type="dxa"/>
          <w:left w:w="15" w:type="dxa"/>
          <w:bottom w:w="15" w:type="dxa"/>
          <w:right w:w="15" w:type="dxa"/>
        </w:tblCellMar>
        <w:tblLook w:val="04A0" w:firstRow="1" w:lastRow="0" w:firstColumn="1" w:lastColumn="0" w:noHBand="0" w:noVBand="1"/>
      </w:tblPr>
      <w:tblGrid>
        <w:gridCol w:w="3402"/>
        <w:gridCol w:w="3969"/>
        <w:gridCol w:w="4111"/>
      </w:tblGrid>
      <w:tr w:rsidR="00C15419" w:rsidRPr="001B5578" w14:paraId="672B05D8" w14:textId="77777777" w:rsidTr="00A176C9">
        <w:tc>
          <w:tcPr>
            <w:tcW w:w="11482"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75C335B" w14:textId="790A0597" w:rsidR="00C15419" w:rsidRDefault="00C15419" w:rsidP="00C15419">
            <w:pPr>
              <w:jc w:val="center"/>
              <w:rPr>
                <w:color w:val="FFFFFF" w:themeColor="background1"/>
                <w:sz w:val="22"/>
                <w:szCs w:val="22"/>
                <w:lang w:val="en-CA"/>
              </w:rPr>
            </w:pPr>
            <w:r w:rsidRPr="003857E3">
              <w:rPr>
                <w:color w:val="FFFFFF" w:themeColor="background1"/>
                <w:sz w:val="22"/>
                <w:szCs w:val="22"/>
                <w:lang w:val="en-CA"/>
              </w:rPr>
              <w:t xml:space="preserve">Data Provided by </w:t>
            </w:r>
            <w:r w:rsidRPr="003857E3">
              <w:rPr>
                <w:color w:val="FFFFFF" w:themeColor="background1"/>
                <w:sz w:val="22"/>
                <w:szCs w:val="22"/>
              </w:rPr>
              <w:t>ORN_</w:t>
            </w:r>
            <w:r>
              <w:rPr>
                <w:color w:val="FFFFFF" w:themeColor="background1"/>
                <w:sz w:val="22"/>
                <w:szCs w:val="22"/>
              </w:rPr>
              <w:t>JUNCTION.csv</w:t>
            </w:r>
          </w:p>
        </w:tc>
      </w:tr>
      <w:tr w:rsidR="00CC7E43" w:rsidRPr="001B5578" w14:paraId="68CB6790" w14:textId="4386C199" w:rsidTr="00A176C9">
        <w:tc>
          <w:tcPr>
            <w:tcW w:w="3402"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1B30C178" w14:textId="77777777" w:rsidR="00CC7E43" w:rsidRPr="001B5578" w:rsidRDefault="00CC7E43" w:rsidP="00B66588">
            <w:pPr>
              <w:jc w:val="center"/>
              <w:rPr>
                <w:color w:val="FFFFFF" w:themeColor="background1"/>
                <w:sz w:val="22"/>
                <w:szCs w:val="22"/>
                <w:lang w:val="en-CA"/>
              </w:rPr>
            </w:pPr>
            <w:r w:rsidRPr="001B5578">
              <w:rPr>
                <w:color w:val="FFFFFF" w:themeColor="background1"/>
                <w:sz w:val="22"/>
                <w:szCs w:val="22"/>
                <w:lang w:val="en-CA"/>
              </w:rPr>
              <w:t>ORN Data Tag</w:t>
            </w:r>
          </w:p>
        </w:tc>
        <w:tc>
          <w:tcPr>
            <w:tcW w:w="396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87AD1D7" w14:textId="77777777" w:rsidR="00CC7E43" w:rsidRPr="001B5578" w:rsidRDefault="00CC7E43" w:rsidP="00B66588">
            <w:pPr>
              <w:jc w:val="center"/>
              <w:rPr>
                <w:color w:val="FFFFFF" w:themeColor="background1"/>
                <w:sz w:val="22"/>
                <w:szCs w:val="22"/>
                <w:lang w:val="en-CA"/>
              </w:rPr>
            </w:pPr>
            <w:r w:rsidRPr="001B5578">
              <w:rPr>
                <w:color w:val="FFFFFF" w:themeColor="background1"/>
                <w:sz w:val="22"/>
                <w:szCs w:val="22"/>
                <w:lang w:val="en-CA"/>
              </w:rPr>
              <w:t>ORN Data Description</w:t>
            </w:r>
          </w:p>
        </w:tc>
        <w:tc>
          <w:tcPr>
            <w:tcW w:w="411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3BDD4B0" w14:textId="2531769F" w:rsidR="00CC7E43" w:rsidRPr="001B5578" w:rsidRDefault="00CC7E43" w:rsidP="00CC7E43">
            <w:pPr>
              <w:jc w:val="center"/>
              <w:rPr>
                <w:color w:val="FFFFFF" w:themeColor="background1"/>
                <w:sz w:val="22"/>
                <w:szCs w:val="22"/>
                <w:lang w:val="en-CA"/>
              </w:rPr>
            </w:pPr>
            <w:ins w:id="106" w:author="Megan Katsumi" w:date="2025-06-12T09:29:00Z">
              <w:r>
                <w:rPr>
                  <w:color w:val="FFFFFF" w:themeColor="background1"/>
                  <w:sz w:val="22"/>
                  <w:szCs w:val="22"/>
                  <w:lang w:val="en-CA"/>
                </w:rPr>
                <w:t xml:space="preserve">Maps to CDT </w:t>
              </w:r>
            </w:ins>
            <w:r>
              <w:rPr>
                <w:color w:val="FFFFFF" w:themeColor="background1"/>
                <w:sz w:val="22"/>
                <w:szCs w:val="22"/>
                <w:lang w:val="en-CA"/>
              </w:rPr>
              <w:t>Property</w:t>
            </w:r>
            <w:commentRangeStart w:id="107"/>
            <w:commentRangeEnd w:id="107"/>
            <w:r>
              <w:rPr>
                <w:rStyle w:val="CommentReference"/>
              </w:rPr>
              <w:commentReference w:id="107"/>
            </w:r>
          </w:p>
        </w:tc>
      </w:tr>
      <w:tr w:rsidR="00CC7E43" w:rsidRPr="001B5578" w14:paraId="69D7D9B1" w14:textId="44953011"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3976" w14:textId="4E72BC6E" w:rsidR="00CC7E43" w:rsidRPr="001B5578" w:rsidRDefault="00CC7E43" w:rsidP="00B66588">
            <w:pPr>
              <w:rPr>
                <w:sz w:val="22"/>
                <w:szCs w:val="22"/>
                <w:lang w:val="en-CA"/>
              </w:rPr>
            </w:pPr>
            <w:r w:rsidRPr="001B5578">
              <w:rPr>
                <w:sz w:val="22"/>
                <w:szCs w:val="22"/>
              </w:rPr>
              <w:t>JUNCTION_ID</w:t>
            </w:r>
            <w:r w:rsidRPr="001B5578">
              <w:rPr>
                <w:sz w:val="22"/>
                <w:szCs w:val="22"/>
                <w:lang w:val="en-CA"/>
              </w:rPr>
              <w:t xml:space="preserv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761E5" w14:textId="16758302" w:rsidR="00CC7E43" w:rsidRPr="001B5578" w:rsidRDefault="00CC7E43" w:rsidP="00B66588">
            <w:pPr>
              <w:rPr>
                <w:sz w:val="22"/>
                <w:szCs w:val="22"/>
                <w:lang w:val="en-CA"/>
              </w:rPr>
            </w:pPr>
            <w:r>
              <w:rPr>
                <w:sz w:val="22"/>
                <w:szCs w:val="22"/>
              </w:rPr>
              <w:t>System-generated</w:t>
            </w:r>
            <w:r w:rsidRPr="001B5578">
              <w:rPr>
                <w:sz w:val="22"/>
                <w:szCs w:val="22"/>
              </w:rPr>
              <w:t xml:space="preserve"> identifier, unique at the application level.</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C4A2" w14:textId="4EA080B6" w:rsidR="00CC7E43" w:rsidRPr="001B5578" w:rsidRDefault="00CC7E43" w:rsidP="00CC7E43">
            <w:pPr>
              <w:rPr>
                <w:sz w:val="22"/>
                <w:szCs w:val="22"/>
                <w:lang w:val="en-CA"/>
              </w:rPr>
            </w:pPr>
            <w:r w:rsidRPr="001B5578">
              <w:rPr>
                <w:sz w:val="22"/>
                <w:szCs w:val="22"/>
                <w:lang w:val="en-CA"/>
              </w:rPr>
              <w:t>genprop:hasIdentifier</w:t>
            </w:r>
          </w:p>
        </w:tc>
      </w:tr>
      <w:tr w:rsidR="00CC7E43" w:rsidRPr="001B5578" w14:paraId="12E391DA" w14:textId="03C14722"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D25AA" w14:textId="628D1998" w:rsidR="00CC7E43" w:rsidRPr="001B5578" w:rsidRDefault="00CC7E43" w:rsidP="00813C15">
            <w:pPr>
              <w:rPr>
                <w:sz w:val="22"/>
                <w:szCs w:val="22"/>
              </w:rPr>
            </w:pPr>
            <w:r w:rsidRPr="001B5578">
              <w:rPr>
                <w:sz w:val="22"/>
                <w:szCs w:val="22"/>
              </w:rPr>
              <w:t>LATITUDE_DECIMAL_DEGREES</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AA3DA" w14:textId="6B141E91" w:rsidR="00CC7E43" w:rsidRPr="001B5578" w:rsidRDefault="00CC7E43" w:rsidP="00813C15">
            <w:pPr>
              <w:rPr>
                <w:sz w:val="22"/>
                <w:szCs w:val="22"/>
              </w:rPr>
            </w:pPr>
            <w:r w:rsidRPr="001B5578">
              <w:rPr>
                <w:sz w:val="22"/>
                <w:szCs w:val="22"/>
              </w:rPr>
              <w:t>The latitude in decimal degrees.</w:t>
            </w:r>
          </w:p>
        </w:tc>
        <w:tc>
          <w:tcPr>
            <w:tcW w:w="411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C76EB81" w14:textId="77777777" w:rsidR="00CC7E43" w:rsidRDefault="00CC7E43" w:rsidP="00813C15">
            <w:pPr>
              <w:rPr>
                <w:rFonts w:eastAsia="Calibri" w:cs="Calibri"/>
                <w:color w:val="000000" w:themeColor="text1"/>
                <w:sz w:val="22"/>
                <w:szCs w:val="22"/>
              </w:rPr>
            </w:pPr>
            <w:r w:rsidRPr="0071782F">
              <w:rPr>
                <w:rFonts w:eastAsia="Calibri" w:cs="Calibri"/>
                <w:color w:val="000000" w:themeColor="text1"/>
                <w:sz w:val="22"/>
                <w:szCs w:val="22"/>
              </w:rPr>
              <w:t xml:space="preserve">For each Junction individual, a new geo:Geometry individual is created and linked via </w:t>
            </w:r>
          </w:p>
          <w:p w14:paraId="393595DF" w14:textId="77777777" w:rsidR="00CC7E43" w:rsidRDefault="00CC7E43" w:rsidP="00813C15">
            <w:pPr>
              <w:rPr>
                <w:rFonts w:eastAsia="Calibri" w:cs="Calibri"/>
                <w:color w:val="000000" w:themeColor="text1"/>
                <w:sz w:val="22"/>
                <w:szCs w:val="22"/>
              </w:rPr>
            </w:pPr>
            <w:r w:rsidRPr="0071782F">
              <w:rPr>
                <w:rFonts w:eastAsia="Calibri" w:cs="Calibri"/>
                <w:color w:val="000000" w:themeColor="text1"/>
                <w:sz w:val="22"/>
                <w:szCs w:val="22"/>
              </w:rPr>
              <w:t xml:space="preserve">loc:hasLocation. </w:t>
            </w:r>
          </w:p>
          <w:p w14:paraId="240C1DF3" w14:textId="77777777" w:rsidR="00CC7E43" w:rsidRPr="001B5578" w:rsidRDefault="00CC7E43" w:rsidP="00813C15">
            <w:pPr>
              <w:rPr>
                <w:rFonts w:eastAsia="Calibri" w:cs="Calibri"/>
                <w:color w:val="000000" w:themeColor="text1"/>
                <w:sz w:val="22"/>
                <w:szCs w:val="22"/>
              </w:rPr>
            </w:pPr>
            <w:r w:rsidRPr="0071782F">
              <w:rPr>
                <w:rFonts w:eastAsia="Calibri" w:cs="Calibri"/>
                <w:color w:val="000000" w:themeColor="text1"/>
                <w:sz w:val="22"/>
                <w:szCs w:val="22"/>
              </w:rPr>
              <w:t xml:space="preserve">This geometry </w:t>
            </w:r>
            <w:del w:id="108" w:author="Megan Katsumi" w:date="2025-06-12T09:27:00Z">
              <w:r w:rsidRPr="0071782F" w:rsidDel="00F113E4">
                <w:rPr>
                  <w:rFonts w:eastAsia="Calibri" w:cs="Calibri"/>
                  <w:color w:val="000000" w:themeColor="text1"/>
                  <w:sz w:val="22"/>
                  <w:szCs w:val="22"/>
                </w:rPr>
                <w:delText xml:space="preserve">uses </w:delText>
              </w:r>
            </w:del>
            <w:ins w:id="109" w:author="Megan Katsumi" w:date="2025-06-12T09:27:00Z">
              <w:r>
                <w:rPr>
                  <w:rFonts w:eastAsia="Calibri" w:cs="Calibri"/>
                  <w:color w:val="000000" w:themeColor="text1"/>
                  <w:sz w:val="22"/>
                  <w:szCs w:val="22"/>
                </w:rPr>
                <w:t xml:space="preserve">is defined with the </w:t>
              </w:r>
            </w:ins>
            <w:r w:rsidRPr="0071782F">
              <w:rPr>
                <w:rFonts w:eastAsia="Calibri" w:cs="Calibri"/>
                <w:color w:val="000000" w:themeColor="text1"/>
                <w:sz w:val="22"/>
                <w:szCs w:val="22"/>
              </w:rPr>
              <w:t xml:space="preserve">geo:asWKT </w:t>
            </w:r>
            <w:ins w:id="110" w:author="Megan Katsumi" w:date="2025-06-12T09:27:00Z">
              <w:r>
                <w:rPr>
                  <w:rFonts w:eastAsia="Calibri" w:cs="Calibri"/>
                  <w:color w:val="000000" w:themeColor="text1"/>
                  <w:sz w:val="22"/>
                  <w:szCs w:val="22"/>
                </w:rPr>
                <w:t xml:space="preserve">property </w:t>
              </w:r>
            </w:ins>
            <w:ins w:id="111" w:author="Megan Katsumi" w:date="2025-06-12T09:28:00Z">
              <w:r>
                <w:rPr>
                  <w:rFonts w:eastAsia="Calibri" w:cs="Calibri"/>
                  <w:color w:val="000000" w:themeColor="text1"/>
                  <w:sz w:val="22"/>
                  <w:szCs w:val="22"/>
                </w:rPr>
                <w:t xml:space="preserve">using the LATITUDE_DECIMAL_DEGREES and LONGITUDE_DECIMAL_DEGREES </w:t>
              </w:r>
            </w:ins>
            <w:r w:rsidRPr="0071782F">
              <w:rPr>
                <w:rFonts w:eastAsia="Calibri" w:cs="Calibri"/>
                <w:color w:val="000000" w:themeColor="text1"/>
                <w:sz w:val="22"/>
                <w:szCs w:val="22"/>
              </w:rPr>
              <w:t xml:space="preserve">with </w:t>
            </w:r>
            <w:ins w:id="112" w:author="Megan Katsumi" w:date="2025-06-12T09:28:00Z">
              <w:r>
                <w:rPr>
                  <w:rFonts w:eastAsia="Calibri" w:cs="Calibri"/>
                  <w:color w:val="000000" w:themeColor="text1"/>
                  <w:sz w:val="22"/>
                  <w:szCs w:val="22"/>
                </w:rPr>
                <w:t xml:space="preserve">the </w:t>
              </w:r>
            </w:ins>
            <w:r w:rsidRPr="0071782F">
              <w:rPr>
                <w:rFonts w:eastAsia="Calibri" w:cs="Calibri"/>
                <w:color w:val="000000" w:themeColor="text1"/>
                <w:sz w:val="22"/>
                <w:szCs w:val="22"/>
              </w:rPr>
              <w:t>POINT (lon lat) format.</w:t>
            </w:r>
          </w:p>
          <w:p w14:paraId="28D29362" w14:textId="61AB1E2E" w:rsidR="00CC7E43" w:rsidRPr="001B5578" w:rsidRDefault="00CC7E43" w:rsidP="00813C15">
            <w:pPr>
              <w:jc w:val="center"/>
              <w:rPr>
                <w:rFonts w:eastAsia="Calibri" w:cs="Calibri"/>
                <w:color w:val="000000" w:themeColor="text1"/>
                <w:sz w:val="22"/>
                <w:szCs w:val="22"/>
              </w:rPr>
            </w:pPr>
          </w:p>
        </w:tc>
      </w:tr>
      <w:tr w:rsidR="00CC7E43" w:rsidRPr="001B5578" w14:paraId="7B8C3464" w14:textId="316CDAA3"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A8FA" w14:textId="1B00884A" w:rsidR="00CC7E43" w:rsidRPr="001B5578" w:rsidRDefault="00CC7E43" w:rsidP="00813C15">
            <w:pPr>
              <w:rPr>
                <w:sz w:val="22"/>
                <w:szCs w:val="22"/>
              </w:rPr>
            </w:pPr>
            <w:r w:rsidRPr="001B5578">
              <w:rPr>
                <w:sz w:val="22"/>
                <w:szCs w:val="22"/>
              </w:rPr>
              <w:t>LONGITUDE_DECIMAL_DEGREES</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1609B" w14:textId="13450A4E" w:rsidR="00CC7E43" w:rsidRPr="001B5578" w:rsidRDefault="00CC7E43" w:rsidP="00813C15">
            <w:pPr>
              <w:rPr>
                <w:sz w:val="22"/>
                <w:szCs w:val="22"/>
              </w:rPr>
            </w:pPr>
            <w:r w:rsidRPr="001B5578">
              <w:rPr>
                <w:sz w:val="22"/>
                <w:szCs w:val="22"/>
              </w:rPr>
              <w:t>The longitude in negative decimal degrees.</w:t>
            </w:r>
          </w:p>
        </w:tc>
        <w:tc>
          <w:tcPr>
            <w:tcW w:w="411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80C765B" w14:textId="513A1F2A" w:rsidR="00CC7E43" w:rsidRPr="001B5578" w:rsidRDefault="00CC7E43" w:rsidP="00813C15">
            <w:pPr>
              <w:rPr>
                <w:rFonts w:eastAsia="Calibri" w:cs="Calibri"/>
                <w:color w:val="000000" w:themeColor="text1"/>
                <w:sz w:val="22"/>
                <w:szCs w:val="22"/>
              </w:rPr>
            </w:pPr>
          </w:p>
        </w:tc>
      </w:tr>
      <w:tr w:rsidR="00CC7E43" w:rsidRPr="001B5578" w14:paraId="4D5DFBC2" w14:textId="5125646A"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26FCA" w14:textId="77777777" w:rsidR="00CC7E43" w:rsidRDefault="00CC7E43" w:rsidP="00813C15">
            <w:pPr>
              <w:rPr>
                <w:sz w:val="22"/>
                <w:szCs w:val="22"/>
              </w:rPr>
            </w:pPr>
            <w:r w:rsidRPr="001B5578">
              <w:rPr>
                <w:sz w:val="22"/>
                <w:szCs w:val="22"/>
              </w:rPr>
              <w:lastRenderedPageBreak/>
              <w:t>JUNCTION_TYPE</w:t>
            </w:r>
          </w:p>
          <w:p w14:paraId="294E94BC" w14:textId="4273BAA3" w:rsidR="00CC7E43" w:rsidRPr="001B5578" w:rsidRDefault="00CC7E43" w:rsidP="00813C15">
            <w:pPr>
              <w:rPr>
                <w:sz w:val="22"/>
                <w:szCs w:val="22"/>
              </w:rPr>
            </w:pP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43E3F" w14:textId="77777777" w:rsidR="00CC7E43" w:rsidRDefault="00CC7E43" w:rsidP="00813C15">
            <w:pPr>
              <w:rPr>
                <w:sz w:val="22"/>
                <w:szCs w:val="22"/>
              </w:rPr>
            </w:pPr>
            <w:r w:rsidRPr="001B5578">
              <w:rPr>
                <w:sz w:val="22"/>
                <w:szCs w:val="22"/>
              </w:rPr>
              <w:t>The classification of a junction is based on the valency of the junction. The number of road elements or ferry connections joining at a junction is termed the valency of a junction.</w:t>
            </w:r>
          </w:p>
          <w:p w14:paraId="46ACCC29" w14:textId="0524DFCA" w:rsidR="00CC7E43" w:rsidRPr="001B5578" w:rsidRDefault="00CC7E43" w:rsidP="00813C15">
            <w:pPr>
              <w:rPr>
                <w:sz w:val="22"/>
                <w:szCs w:val="22"/>
              </w:rPr>
            </w:pPr>
            <w:r w:rsidRPr="001F4D33">
              <w:rPr>
                <w:noProof/>
                <w:sz w:val="22"/>
                <w:szCs w:val="22"/>
                <w:lang w:val="en-CA"/>
              </w:rPr>
              <w:drawing>
                <wp:inline distT="0" distB="0" distL="0" distR="0" wp14:anchorId="72AA073F" wp14:editId="7FE4E4EF">
                  <wp:extent cx="2273300" cy="1240790"/>
                  <wp:effectExtent l="0" t="0" r="0" b="0"/>
                  <wp:docPr id="112025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0060" name=""/>
                          <pic:cNvPicPr/>
                        </pic:nvPicPr>
                        <pic:blipFill rotWithShape="1">
                          <a:blip r:embed="rId46"/>
                          <a:srcRect r="804"/>
                          <a:stretch>
                            <a:fillRect/>
                          </a:stretch>
                        </pic:blipFill>
                        <pic:spPr bwMode="auto">
                          <a:xfrm>
                            <a:off x="0" y="0"/>
                            <a:ext cx="2273300" cy="1240790"/>
                          </a:xfrm>
                          <a:prstGeom prst="rect">
                            <a:avLst/>
                          </a:prstGeom>
                          <a:ln>
                            <a:noFill/>
                          </a:ln>
                          <a:extLst>
                            <a:ext uri="{53640926-AAD7-44D8-BBD7-CCE9431645EC}">
                              <a14:shadowObscured xmlns:a14="http://schemas.microsoft.com/office/drawing/2010/main"/>
                            </a:ext>
                          </a:extLst>
                        </pic:spPr>
                      </pic:pic>
                    </a:graphicData>
                  </a:graphic>
                </wp:inline>
              </w:drawing>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E5565" w14:textId="77777777" w:rsidR="00CC7E43" w:rsidRPr="001B5578" w:rsidRDefault="00CC7E43" w:rsidP="00813C15">
            <w:pPr>
              <w:rPr>
                <w:rFonts w:eastAsia="Calibri" w:cs="Calibri"/>
                <w:color w:val="000000" w:themeColor="text1"/>
                <w:sz w:val="22"/>
                <w:szCs w:val="22"/>
                <w:lang w:val="en-CA"/>
              </w:rPr>
            </w:pPr>
            <w:r w:rsidRPr="001B5578">
              <w:rPr>
                <w:rFonts w:eastAsia="Calibri" w:cs="Calibri"/>
                <w:color w:val="000000" w:themeColor="text1"/>
                <w:sz w:val="22"/>
                <w:szCs w:val="22"/>
              </w:rPr>
              <w:t>cdt:</w:t>
            </w:r>
            <w:r>
              <w:rPr>
                <w:rFonts w:eastAsia="Calibri" w:cs="Calibri"/>
                <w:color w:val="000000" w:themeColor="text1"/>
                <w:sz w:val="22"/>
                <w:szCs w:val="22"/>
              </w:rPr>
              <w:t>has</w:t>
            </w:r>
            <w:r>
              <w:rPr>
                <w:rFonts w:eastAsia="Calibri" w:cs="Calibri"/>
                <w:color w:val="000000" w:themeColor="text1"/>
                <w:sz w:val="22"/>
                <w:szCs w:val="22"/>
                <w:lang w:val="en-CA"/>
              </w:rPr>
              <w:t>J</w:t>
            </w:r>
            <w:r w:rsidRPr="001B5578">
              <w:rPr>
                <w:rFonts w:eastAsia="Calibri" w:cs="Calibri"/>
                <w:color w:val="000000" w:themeColor="text1"/>
                <w:sz w:val="22"/>
                <w:szCs w:val="22"/>
                <w:lang w:val="en-CA"/>
              </w:rPr>
              <w:t>unctionType</w:t>
            </w:r>
          </w:p>
          <w:p w14:paraId="228A0ACE" w14:textId="22501912" w:rsidR="00CC7E43" w:rsidRPr="001B5578" w:rsidRDefault="00CC7E43" w:rsidP="00CC7E43">
            <w:pPr>
              <w:jc w:val="center"/>
              <w:rPr>
                <w:rFonts w:eastAsia="Calibri" w:cs="Calibri"/>
                <w:color w:val="000000" w:themeColor="text1"/>
                <w:sz w:val="22"/>
                <w:szCs w:val="22"/>
              </w:rPr>
            </w:pPr>
          </w:p>
        </w:tc>
      </w:tr>
      <w:tr w:rsidR="00CC7E43" w:rsidRPr="001B5578" w14:paraId="604786EE" w14:textId="24CD4193"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AFF61" w14:textId="68C72071" w:rsidR="00CC7E43" w:rsidRPr="001B5578" w:rsidRDefault="00CC7E43" w:rsidP="00962767">
            <w:pPr>
              <w:rPr>
                <w:sz w:val="22"/>
                <w:szCs w:val="22"/>
              </w:rPr>
            </w:pPr>
            <w:r w:rsidRPr="001B5578">
              <w:rPr>
                <w:sz w:val="22"/>
                <w:szCs w:val="22"/>
              </w:rPr>
              <w:t>EXIT_NUMBER</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FF08" w14:textId="66278B5D" w:rsidR="00CC7E43" w:rsidRPr="001B5578" w:rsidRDefault="00CC7E43" w:rsidP="00962767">
            <w:pPr>
              <w:rPr>
                <w:sz w:val="22"/>
                <w:szCs w:val="22"/>
              </w:rPr>
            </w:pPr>
            <w:r w:rsidRPr="001B5578">
              <w:rPr>
                <w:sz w:val="22"/>
                <w:szCs w:val="22"/>
              </w:rPr>
              <w:t>The number of an exit on or off a freeway, expressway or highway, assigned by an administrating body and is represented by a valid number or character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69F00" w14:textId="77777777" w:rsidR="00CC7E43" w:rsidRPr="001B5578" w:rsidRDefault="00CC7E43" w:rsidP="00962767">
            <w:pPr>
              <w:rPr>
                <w:rFonts w:eastAsia="Calibri" w:cs="Calibri"/>
                <w:color w:val="000000" w:themeColor="text1"/>
                <w:sz w:val="22"/>
                <w:szCs w:val="22"/>
              </w:rPr>
            </w:pPr>
            <w:r w:rsidRPr="001B5578">
              <w:rPr>
                <w:sz w:val="22"/>
                <w:szCs w:val="22"/>
                <w:lang w:val="en-CA"/>
              </w:rPr>
              <w:t>cdt:exitNumber</w:t>
            </w:r>
          </w:p>
          <w:p w14:paraId="71597BD7" w14:textId="09D34579" w:rsidR="00CC7E43" w:rsidRPr="001B5578" w:rsidRDefault="00CC7E43" w:rsidP="00962767">
            <w:pPr>
              <w:jc w:val="center"/>
              <w:rPr>
                <w:sz w:val="22"/>
                <w:szCs w:val="22"/>
                <w:lang w:val="en-CA"/>
              </w:rPr>
            </w:pPr>
            <w:commentRangeStart w:id="113"/>
            <w:r>
              <w:rPr>
                <w:sz w:val="22"/>
                <w:szCs w:val="22"/>
                <w:lang w:val="en-CA"/>
              </w:rPr>
              <w:t xml:space="preserve"> </w:t>
            </w:r>
            <w:commentRangeEnd w:id="113"/>
            <w:r>
              <w:rPr>
                <w:rStyle w:val="CommentReference"/>
              </w:rPr>
              <w:commentReference w:id="113"/>
            </w:r>
          </w:p>
        </w:tc>
      </w:tr>
      <w:tr w:rsidR="00CC7E43" w:rsidRPr="001B5578" w14:paraId="4610A7C2" w14:textId="10F0E656"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B1601" w14:textId="24DE2361" w:rsidR="00CC7E43" w:rsidRPr="001B5578" w:rsidRDefault="00CC7E43" w:rsidP="00962767">
            <w:pPr>
              <w:rPr>
                <w:sz w:val="22"/>
                <w:szCs w:val="22"/>
              </w:rPr>
            </w:pPr>
            <w:r w:rsidRPr="001B5578">
              <w:rPr>
                <w:sz w:val="22"/>
                <w:szCs w:val="22"/>
              </w:rPr>
              <w:t>NATIONAL_UUID</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817C1" w14:textId="52546337" w:rsidR="00CC7E43" w:rsidRPr="001B5578" w:rsidRDefault="00CC7E43" w:rsidP="00962767">
            <w:pPr>
              <w:rPr>
                <w:sz w:val="22"/>
                <w:szCs w:val="22"/>
              </w:rPr>
            </w:pPr>
            <w:r w:rsidRPr="001B5578">
              <w:rPr>
                <w:sz w:val="22"/>
                <w:szCs w:val="22"/>
              </w:rPr>
              <w:t>A unique national identifier assigned to a road net element, junction and selected event data such as Toll Point, Blocked Passage and Structure which are required to support the National Road Network (NRN).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8D797" w14:textId="77777777" w:rsidR="00CC7E43" w:rsidRPr="001B5578" w:rsidRDefault="00CC7E43" w:rsidP="00962767">
            <w:pPr>
              <w:rPr>
                <w:rFonts w:eastAsia="Calibri" w:cs="Calibri"/>
                <w:color w:val="000000" w:themeColor="text1"/>
                <w:sz w:val="22"/>
                <w:szCs w:val="22"/>
              </w:rPr>
            </w:pPr>
            <w:r w:rsidRPr="001B5578">
              <w:rPr>
                <w:sz w:val="22"/>
                <w:szCs w:val="22"/>
                <w:lang w:val="en-CA"/>
              </w:rPr>
              <w:t>cdt:nationUUID</w:t>
            </w:r>
          </w:p>
          <w:p w14:paraId="04C13535" w14:textId="2D73B6C0" w:rsidR="00CC7E43" w:rsidRPr="001B5578" w:rsidRDefault="00CC7E43" w:rsidP="00D019CD">
            <w:pPr>
              <w:jc w:val="center"/>
              <w:rPr>
                <w:sz w:val="22"/>
                <w:szCs w:val="22"/>
                <w:lang w:val="en-CA"/>
              </w:rPr>
            </w:pPr>
          </w:p>
        </w:tc>
      </w:tr>
      <w:tr w:rsidR="00CC7E43" w:rsidRPr="001B5578" w14:paraId="1474DF9E" w14:textId="0322DC11"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87A8D" w14:textId="0FE791A1" w:rsidR="00CC7E43" w:rsidRPr="001B5578" w:rsidRDefault="00CC7E43" w:rsidP="00962767">
            <w:pPr>
              <w:rPr>
                <w:sz w:val="22"/>
                <w:szCs w:val="22"/>
              </w:rPr>
            </w:pPr>
            <w:r w:rsidRPr="001B5578">
              <w:rPr>
                <w:sz w:val="22"/>
                <w:szCs w:val="22"/>
              </w:rPr>
              <w:t>EFFECTIVE_DATETIME</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26DE2" w14:textId="7D2845A9" w:rsidR="00CC7E43" w:rsidRPr="001B5578" w:rsidRDefault="00CC7E43" w:rsidP="00962767">
            <w:pPr>
              <w:rPr>
                <w:sz w:val="22"/>
                <w:szCs w:val="22"/>
              </w:rPr>
            </w:pPr>
            <w:r w:rsidRPr="001B5578">
              <w:rPr>
                <w:sz w:val="22"/>
                <w:szCs w:val="22"/>
              </w:rPr>
              <w:t>Date/time the record was created or last modified in the source database.</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B6048" w14:textId="77777777" w:rsidR="00CC7E43" w:rsidRPr="001B5578" w:rsidRDefault="00CC7E43" w:rsidP="00962767">
            <w:pPr>
              <w:rPr>
                <w:rFonts w:eastAsia="Calibri" w:cs="Calibri"/>
                <w:color w:val="000000" w:themeColor="text1"/>
                <w:sz w:val="22"/>
                <w:szCs w:val="22"/>
                <w:lang w:val="en-CA"/>
              </w:rPr>
            </w:pPr>
            <w:r w:rsidRPr="001B5578">
              <w:rPr>
                <w:rFonts w:eastAsia="Calibri" w:cs="Calibri"/>
                <w:color w:val="000000" w:themeColor="text1"/>
                <w:sz w:val="22"/>
                <w:szCs w:val="22"/>
              </w:rPr>
              <w:t>cdt:</w:t>
            </w:r>
            <w:r w:rsidRPr="001B5578">
              <w:rPr>
                <w:rFonts w:eastAsia="Calibri" w:cs="Calibri"/>
                <w:color w:val="000000" w:themeColor="text1"/>
                <w:sz w:val="22"/>
                <w:szCs w:val="22"/>
                <w:lang w:val="en-CA"/>
              </w:rPr>
              <w:t>effectiveDate</w:t>
            </w:r>
          </w:p>
          <w:p w14:paraId="6B613949" w14:textId="41A011A6" w:rsidR="00CC7E43" w:rsidRPr="001B5578" w:rsidRDefault="00CC7E43" w:rsidP="00F7385A">
            <w:pPr>
              <w:keepNext/>
              <w:jc w:val="center"/>
              <w:rPr>
                <w:rFonts w:eastAsia="Calibri" w:cs="Calibri"/>
                <w:color w:val="000000" w:themeColor="text1"/>
                <w:sz w:val="22"/>
                <w:szCs w:val="22"/>
              </w:rPr>
              <w:pPrChange w:id="114" w:author="Divnoor Pal Chatha" w:date="2025-06-25T16:23:00Z" w16du:dateUtc="2025-06-25T20:23:00Z">
                <w:pPr>
                  <w:jc w:val="center"/>
                </w:pPr>
              </w:pPrChange>
            </w:pPr>
          </w:p>
        </w:tc>
      </w:tr>
    </w:tbl>
    <w:p w14:paraId="0440A914" w14:textId="1F981C55" w:rsidR="00F7385A" w:rsidRDefault="00F7385A">
      <w:pPr>
        <w:pStyle w:val="Caption"/>
        <w:rPr>
          <w:ins w:id="115" w:author="Divnoor Pal Chatha" w:date="2025-06-25T16:23:00Z" w16du:dateUtc="2025-06-25T20:23:00Z"/>
        </w:rPr>
      </w:pPr>
      <w:ins w:id="116" w:author="Divnoor Pal Chatha" w:date="2025-06-25T16:23:00Z" w16du:dateUtc="2025-06-25T20:23:00Z">
        <w:r>
          <w:t xml:space="preserve">Table </w:t>
        </w:r>
        <w:r>
          <w:fldChar w:fldCharType="begin"/>
        </w:r>
        <w:r>
          <w:instrText xml:space="preserve"> SEQ Table \* ARABIC </w:instrText>
        </w:r>
      </w:ins>
      <w:r>
        <w:fldChar w:fldCharType="separate"/>
      </w:r>
      <w:ins w:id="117" w:author="Divnoor Pal Chatha" w:date="2025-06-25T17:04:00Z" w16du:dateUtc="2025-06-25T21:04:00Z">
        <w:r w:rsidR="005D763A">
          <w:rPr>
            <w:noProof/>
          </w:rPr>
          <w:t>1</w:t>
        </w:r>
      </w:ins>
      <w:ins w:id="118" w:author="Divnoor Pal Chatha" w:date="2025-06-25T16:23:00Z" w16du:dateUtc="2025-06-25T20:23:00Z">
        <w:r>
          <w:fldChar w:fldCharType="end"/>
        </w:r>
        <w:r>
          <w:t xml:space="preserve">: </w:t>
        </w:r>
        <w:r w:rsidRPr="00265BB7">
          <w:t>Mapping ORN_JUNCTION.csv to City Digital Twin</w:t>
        </w:r>
      </w:ins>
    </w:p>
    <w:p w14:paraId="5CDAD736" w14:textId="36F3BAB9" w:rsidR="00D51F79" w:rsidDel="00F7385A" w:rsidRDefault="00D51F79" w:rsidP="00F97231">
      <w:pPr>
        <w:spacing w:line="259" w:lineRule="auto"/>
        <w:rPr>
          <w:del w:id="119" w:author="Divnoor Pal Chatha" w:date="2025-06-25T16:21:00Z" w16du:dateUtc="2025-06-25T20:21:00Z"/>
          <w:b/>
          <w:bCs/>
          <w:sz w:val="22"/>
          <w:szCs w:val="22"/>
        </w:rPr>
      </w:pPr>
      <w:del w:id="120" w:author="Divnoor Pal Chatha" w:date="2025-06-25T16:21:00Z" w16du:dateUtc="2025-06-25T20:21:00Z">
        <w:r w:rsidDel="00F7385A">
          <w:rPr>
            <w:b/>
            <w:bCs/>
            <w:sz w:val="22"/>
            <w:szCs w:val="22"/>
          </w:rPr>
          <w:delText>Table 1:</w:delText>
        </w:r>
        <w:r w:rsidR="00487D32" w:rsidDel="00F7385A">
          <w:rPr>
            <w:b/>
            <w:bCs/>
            <w:sz w:val="22"/>
            <w:szCs w:val="22"/>
          </w:rPr>
          <w:delText xml:space="preserve"> </w:delText>
        </w:r>
        <w:r w:rsidR="00487D32" w:rsidRPr="005140EC" w:rsidDel="00F7385A">
          <w:rPr>
            <w:sz w:val="22"/>
            <w:szCs w:val="22"/>
          </w:rPr>
          <w:delText xml:space="preserve">Mapping ORN_JUNCTION.csv to </w:delText>
        </w:r>
        <w:r w:rsidR="00110962" w:rsidRPr="005140EC" w:rsidDel="00F7385A">
          <w:rPr>
            <w:sz w:val="22"/>
            <w:szCs w:val="22"/>
          </w:rPr>
          <w:delText>City Digital Twin</w:delText>
        </w:r>
      </w:del>
    </w:p>
    <w:p w14:paraId="6B2D9AFE" w14:textId="77777777" w:rsidR="00B7319C" w:rsidRPr="00D51F79" w:rsidRDefault="00B7319C" w:rsidP="00F97231">
      <w:pPr>
        <w:spacing w:line="259" w:lineRule="auto"/>
        <w:rPr>
          <w:b/>
          <w:bCs/>
          <w:sz w:val="22"/>
          <w:szCs w:val="22"/>
        </w:rPr>
      </w:pPr>
    </w:p>
    <w:p w14:paraId="6FCF258A" w14:textId="4533BF87" w:rsidR="003857E3" w:rsidRDefault="00B7319C" w:rsidP="00F97231">
      <w:pPr>
        <w:spacing w:line="259" w:lineRule="auto"/>
        <w:rPr>
          <w:sz w:val="22"/>
          <w:szCs w:val="22"/>
        </w:rPr>
      </w:pPr>
      <w:r>
        <w:rPr>
          <w:b/>
          <w:bCs/>
          <w:sz w:val="22"/>
          <w:szCs w:val="22"/>
          <w:lang w:val="en-CA"/>
        </w:rPr>
        <w:t xml:space="preserve">NOTE: </w:t>
      </w:r>
      <w:r>
        <w:rPr>
          <w:sz w:val="22"/>
          <w:szCs w:val="22"/>
          <w:lang w:val="en-CA"/>
        </w:rPr>
        <w:t>The TO_JCT and FROM_JCT; are both junction IDs that are within the ORN_JUNCTION.csv files. So, using the ID, we can find the URI for the junction that has already been created. When the junction entities are found, then we use the properties above on the corresponding RoadLinks.</w:t>
      </w:r>
    </w:p>
    <w:tbl>
      <w:tblPr>
        <w:tblW w:w="11482" w:type="dxa"/>
        <w:tblInd w:w="-1144" w:type="dxa"/>
        <w:tblLayout w:type="fixed"/>
        <w:tblCellMar>
          <w:top w:w="15" w:type="dxa"/>
          <w:left w:w="15" w:type="dxa"/>
          <w:bottom w:w="15" w:type="dxa"/>
          <w:right w:w="15" w:type="dxa"/>
        </w:tblCellMar>
        <w:tblLook w:val="04A0" w:firstRow="1" w:lastRow="0" w:firstColumn="1" w:lastColumn="0" w:noHBand="0" w:noVBand="1"/>
      </w:tblPr>
      <w:tblGrid>
        <w:gridCol w:w="1560"/>
        <w:gridCol w:w="7229"/>
        <w:gridCol w:w="2693"/>
      </w:tblGrid>
      <w:tr w:rsidR="003857E3" w:rsidRPr="001B5578" w14:paraId="443CFDC0" w14:textId="77777777">
        <w:tc>
          <w:tcPr>
            <w:tcW w:w="11482"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6664CDED" w14:textId="565BF353" w:rsidR="003857E3" w:rsidRPr="003857E3" w:rsidRDefault="003857E3" w:rsidP="00C15419">
            <w:pPr>
              <w:tabs>
                <w:tab w:val="left" w:pos="4104"/>
                <w:tab w:val="center" w:pos="5641"/>
              </w:tabs>
              <w:jc w:val="center"/>
              <w:rPr>
                <w:color w:val="FFFFFF" w:themeColor="background1"/>
                <w:sz w:val="22"/>
                <w:szCs w:val="22"/>
                <w:lang w:val="en-CA"/>
              </w:rPr>
            </w:pPr>
            <w:r w:rsidRPr="003857E3">
              <w:rPr>
                <w:color w:val="FFFFFF" w:themeColor="background1"/>
                <w:sz w:val="22"/>
                <w:szCs w:val="22"/>
                <w:lang w:val="en-CA"/>
              </w:rPr>
              <w:t xml:space="preserve">Data Provided by </w:t>
            </w:r>
            <w:r w:rsidRPr="003857E3">
              <w:rPr>
                <w:color w:val="FFFFFF" w:themeColor="background1"/>
                <w:sz w:val="22"/>
                <w:szCs w:val="22"/>
              </w:rPr>
              <w:t>ORN_ROAD_NET_ELEMENT.shp:</w:t>
            </w:r>
          </w:p>
        </w:tc>
      </w:tr>
      <w:tr w:rsidR="008320BC" w:rsidRPr="001B5578" w14:paraId="567AC33D" w14:textId="77777777" w:rsidTr="0005119A">
        <w:tc>
          <w:tcPr>
            <w:tcW w:w="156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5C28A68" w14:textId="77777777" w:rsidR="008320BC" w:rsidRPr="001B5578" w:rsidRDefault="008320BC" w:rsidP="00A176C9">
            <w:pPr>
              <w:jc w:val="center"/>
              <w:rPr>
                <w:color w:val="FFFFFF" w:themeColor="background1"/>
                <w:sz w:val="22"/>
                <w:szCs w:val="22"/>
                <w:lang w:val="en-CA"/>
              </w:rPr>
            </w:pPr>
            <w:r w:rsidRPr="001B5578">
              <w:rPr>
                <w:color w:val="FFFFFF" w:themeColor="background1"/>
                <w:sz w:val="22"/>
                <w:szCs w:val="22"/>
                <w:lang w:val="en-CA"/>
              </w:rPr>
              <w:lastRenderedPageBreak/>
              <w:t>ORN Data Tag</w:t>
            </w:r>
          </w:p>
        </w:tc>
        <w:tc>
          <w:tcPr>
            <w:tcW w:w="722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748C14E" w14:textId="04F8D40E" w:rsidR="008320BC" w:rsidRPr="001B5578" w:rsidRDefault="008320BC" w:rsidP="00C1541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693" w:type="dxa"/>
            <w:tcBorders>
              <w:top w:val="single" w:sz="8" w:space="0" w:color="000000"/>
              <w:left w:val="single" w:sz="8" w:space="0" w:color="000000"/>
              <w:bottom w:val="single" w:sz="8" w:space="0" w:color="000000"/>
              <w:right w:val="single" w:sz="8" w:space="0" w:color="000000"/>
            </w:tcBorders>
            <w:shd w:val="clear" w:color="auto" w:fill="007BB8"/>
          </w:tcPr>
          <w:p w14:paraId="770D5B76" w14:textId="6B8CDC09" w:rsidR="008320BC" w:rsidRPr="001B5578" w:rsidRDefault="006E3570" w:rsidP="008320BC">
            <w:pPr>
              <w:jc w:val="center"/>
              <w:rPr>
                <w:color w:val="FFFFFF" w:themeColor="background1"/>
                <w:sz w:val="22"/>
                <w:szCs w:val="22"/>
                <w:lang w:val="en-CA"/>
              </w:rPr>
            </w:pPr>
            <w:r>
              <w:rPr>
                <w:color w:val="FFFFFF" w:themeColor="background1"/>
                <w:sz w:val="22"/>
                <w:szCs w:val="22"/>
                <w:lang w:val="en-CA"/>
              </w:rPr>
              <w:t xml:space="preserve">Maps to CDT </w:t>
            </w:r>
            <w:r w:rsidR="008320BC">
              <w:rPr>
                <w:color w:val="FFFFFF" w:themeColor="background1"/>
                <w:sz w:val="22"/>
                <w:szCs w:val="22"/>
                <w:lang w:val="en-CA"/>
              </w:rPr>
              <w:t>Property</w:t>
            </w:r>
          </w:p>
        </w:tc>
      </w:tr>
      <w:tr w:rsidR="008320BC" w:rsidRPr="001B5578" w14:paraId="1D0A87CF" w14:textId="77777777" w:rsidTr="0005119A">
        <w:tc>
          <w:tcPr>
            <w:tcW w:w="15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9733BE" w14:textId="6AB79D3F" w:rsidR="008320BC" w:rsidRPr="001B5578" w:rsidRDefault="008320BC" w:rsidP="003857E3">
            <w:pPr>
              <w:jc w:val="center"/>
              <w:rPr>
                <w:color w:val="FFFFFF" w:themeColor="background1"/>
                <w:sz w:val="22"/>
                <w:szCs w:val="22"/>
                <w:lang w:val="en-CA"/>
              </w:rPr>
            </w:pPr>
            <w:r w:rsidRPr="001B5578">
              <w:rPr>
                <w:sz w:val="22"/>
                <w:szCs w:val="22"/>
                <w:lang w:val="en-CA"/>
              </w:rPr>
              <w:t>TO_JCT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95E92C" w14:textId="6BD1FD48" w:rsidR="008320BC" w:rsidRDefault="008320BC" w:rsidP="00C15419">
            <w:pPr>
              <w:jc w:val="center"/>
              <w:rPr>
                <w:color w:val="FFFFFF" w:themeColor="background1"/>
                <w:sz w:val="22"/>
                <w:szCs w:val="22"/>
                <w:lang w:val="en-CA"/>
              </w:rPr>
            </w:pPr>
            <w:r w:rsidRPr="001B5578">
              <w:rPr>
                <w:sz w:val="22"/>
                <w:szCs w:val="22"/>
              </w:rPr>
              <w:t>The end junction for a road element or ferry connection.</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14:paraId="6A5D6C24" w14:textId="105A0958" w:rsidR="008320BC" w:rsidRDefault="008320BC" w:rsidP="008320BC">
            <w:pPr>
              <w:jc w:val="center"/>
              <w:rPr>
                <w:color w:val="FFFFFF" w:themeColor="background1"/>
                <w:sz w:val="22"/>
                <w:szCs w:val="22"/>
                <w:lang w:val="en-CA"/>
              </w:rPr>
            </w:pPr>
            <w:r>
              <w:rPr>
                <w:rFonts w:eastAsia="Calibri" w:cs="Calibri"/>
                <w:color w:val="000000" w:themeColor="text1"/>
                <w:sz w:val="22"/>
                <w:szCs w:val="22"/>
              </w:rPr>
              <w:t>transnet:ingress</w:t>
            </w:r>
          </w:p>
        </w:tc>
      </w:tr>
      <w:tr w:rsidR="008320BC" w:rsidRPr="001B5578" w14:paraId="2C15F02A" w14:textId="77777777" w:rsidTr="0005119A">
        <w:trPr>
          <w:trHeight w:val="45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3D153" w14:textId="2C3C7375" w:rsidR="008320BC" w:rsidRPr="0005119A" w:rsidRDefault="008320BC" w:rsidP="0005119A">
            <w:pPr>
              <w:jc w:val="center"/>
              <w:rPr>
                <w:sz w:val="22"/>
                <w:szCs w:val="22"/>
                <w:lang w:val="en-CA"/>
              </w:rPr>
            </w:pPr>
            <w:r w:rsidRPr="001B5578">
              <w:rPr>
                <w:sz w:val="22"/>
                <w:szCs w:val="22"/>
                <w:lang w:val="en-CA"/>
              </w:rPr>
              <w:t>FROM_JCT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68204" w14:textId="6A58A524" w:rsidR="008320BC" w:rsidRDefault="008320BC" w:rsidP="00C15419">
            <w:pPr>
              <w:jc w:val="center"/>
              <w:rPr>
                <w:color w:val="FFFFFF" w:themeColor="background1"/>
                <w:sz w:val="22"/>
                <w:szCs w:val="22"/>
                <w:lang w:val="en-CA"/>
              </w:rPr>
            </w:pPr>
            <w:r w:rsidRPr="001B5578">
              <w:rPr>
                <w:sz w:val="22"/>
                <w:szCs w:val="22"/>
                <w:lang w:val="en-CA"/>
              </w:rPr>
              <w:t>The beginning junction for a road element or ferry connection.</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14:paraId="2B63BB52" w14:textId="0EF0ED50" w:rsidR="008320BC" w:rsidRDefault="008320BC" w:rsidP="00F7385A">
            <w:pPr>
              <w:keepNext/>
              <w:jc w:val="center"/>
              <w:rPr>
                <w:color w:val="FFFFFF" w:themeColor="background1"/>
                <w:sz w:val="22"/>
                <w:szCs w:val="22"/>
                <w:lang w:val="en-CA"/>
              </w:rPr>
              <w:pPrChange w:id="121" w:author="Divnoor Pal Chatha" w:date="2025-06-25T16:23:00Z" w16du:dateUtc="2025-06-25T20:23:00Z">
                <w:pPr>
                  <w:jc w:val="center"/>
                </w:pPr>
              </w:pPrChange>
            </w:pPr>
            <w:r>
              <w:rPr>
                <w:rFonts w:eastAsia="Calibri" w:cs="Calibri"/>
                <w:color w:val="000000" w:themeColor="text1"/>
                <w:sz w:val="22"/>
                <w:szCs w:val="22"/>
              </w:rPr>
              <w:t>transnet:egress</w:t>
            </w:r>
          </w:p>
        </w:tc>
      </w:tr>
    </w:tbl>
    <w:p w14:paraId="1E1BD6A1" w14:textId="21299075" w:rsidR="00F7385A" w:rsidRDefault="00F7385A">
      <w:pPr>
        <w:pStyle w:val="Caption"/>
        <w:rPr>
          <w:ins w:id="122" w:author="Divnoor Pal Chatha" w:date="2025-06-25T16:23:00Z" w16du:dateUtc="2025-06-25T20:23:00Z"/>
        </w:rPr>
      </w:pPr>
      <w:ins w:id="123" w:author="Divnoor Pal Chatha" w:date="2025-06-25T16:23:00Z" w16du:dateUtc="2025-06-25T20:23:00Z">
        <w:r>
          <w:t xml:space="preserve">Table </w:t>
        </w:r>
        <w:r>
          <w:fldChar w:fldCharType="begin"/>
        </w:r>
        <w:r>
          <w:instrText xml:space="preserve"> SEQ Table \* ARABIC </w:instrText>
        </w:r>
      </w:ins>
      <w:r>
        <w:fldChar w:fldCharType="separate"/>
      </w:r>
      <w:ins w:id="124" w:author="Divnoor Pal Chatha" w:date="2025-06-25T17:04:00Z" w16du:dateUtc="2025-06-25T21:04:00Z">
        <w:r w:rsidR="005D763A">
          <w:rPr>
            <w:noProof/>
          </w:rPr>
          <w:t>2</w:t>
        </w:r>
      </w:ins>
      <w:ins w:id="125" w:author="Divnoor Pal Chatha" w:date="2025-06-25T16:23:00Z" w16du:dateUtc="2025-06-25T20:23:00Z">
        <w:r>
          <w:fldChar w:fldCharType="end"/>
        </w:r>
        <w:r>
          <w:t xml:space="preserve">: </w:t>
        </w:r>
        <w:r w:rsidRPr="00240AE1">
          <w:t>Mapping ORN_ROAD_NET_ELEMENT.shp Junction data to City Digital Twin</w:t>
        </w:r>
      </w:ins>
    </w:p>
    <w:p w14:paraId="01FE684C" w14:textId="7913B63F" w:rsidR="006D3AD0" w:rsidRPr="0005119A" w:rsidDel="00F7385A" w:rsidRDefault="00C84464" w:rsidP="0005119A">
      <w:pPr>
        <w:spacing w:line="259" w:lineRule="auto"/>
        <w:rPr>
          <w:del w:id="126" w:author="Divnoor Pal Chatha" w:date="2025-06-25T16:23:00Z" w16du:dateUtc="2025-06-25T20:23:00Z"/>
          <w:b/>
          <w:bCs/>
          <w:sz w:val="22"/>
          <w:szCs w:val="22"/>
        </w:rPr>
      </w:pPr>
      <w:del w:id="127" w:author="Divnoor Pal Chatha" w:date="2025-06-25T16:23:00Z" w16du:dateUtc="2025-06-25T20:23:00Z">
        <w:r w:rsidDel="00F7385A">
          <w:rPr>
            <w:sz w:val="22"/>
            <w:szCs w:val="22"/>
            <w:lang w:val="en-CA"/>
          </w:rPr>
          <w:delText xml:space="preserve"> </w:delText>
        </w:r>
        <w:r w:rsidR="00B7319C" w:rsidDel="00F7385A">
          <w:rPr>
            <w:b/>
            <w:bCs/>
            <w:sz w:val="22"/>
            <w:szCs w:val="22"/>
          </w:rPr>
          <w:delText xml:space="preserve">Table </w:delText>
        </w:r>
        <w:r w:rsidR="005140EC" w:rsidDel="00F7385A">
          <w:rPr>
            <w:b/>
            <w:bCs/>
            <w:sz w:val="22"/>
            <w:szCs w:val="22"/>
          </w:rPr>
          <w:delText>2</w:delText>
        </w:r>
        <w:r w:rsidR="00B7319C" w:rsidDel="00F7385A">
          <w:rPr>
            <w:b/>
            <w:bCs/>
            <w:sz w:val="22"/>
            <w:szCs w:val="22"/>
          </w:rPr>
          <w:delText xml:space="preserve">: </w:delText>
        </w:r>
        <w:r w:rsidR="00B7319C" w:rsidRPr="005140EC" w:rsidDel="00F7385A">
          <w:rPr>
            <w:sz w:val="22"/>
            <w:szCs w:val="22"/>
          </w:rPr>
          <w:delText xml:space="preserve">Mapping ORN_ROAD_NET_ELEMENT.shp </w:delText>
        </w:r>
        <w:r w:rsidR="002D0E56" w:rsidDel="00F7385A">
          <w:rPr>
            <w:sz w:val="22"/>
            <w:szCs w:val="22"/>
          </w:rPr>
          <w:delText>J</w:delText>
        </w:r>
        <w:r w:rsidR="009E45E2" w:rsidDel="00F7385A">
          <w:rPr>
            <w:sz w:val="22"/>
            <w:szCs w:val="22"/>
          </w:rPr>
          <w:delText xml:space="preserve">unction data </w:delText>
        </w:r>
        <w:r w:rsidR="00B7319C" w:rsidRPr="005140EC" w:rsidDel="00F7385A">
          <w:rPr>
            <w:sz w:val="22"/>
            <w:szCs w:val="22"/>
          </w:rPr>
          <w:delText>to City Digital Twin</w:delText>
        </w:r>
        <w:bookmarkStart w:id="128" w:name="_Toc201121286"/>
      </w:del>
    </w:p>
    <w:p w14:paraId="5B72E673" w14:textId="005CC501" w:rsidR="00212FCB" w:rsidRPr="001B5578" w:rsidRDefault="00212FCB">
      <w:pPr>
        <w:pStyle w:val="Heading2"/>
      </w:pPr>
      <w:r w:rsidRPr="001B5578">
        <w:t>Road</w:t>
      </w:r>
      <w:bookmarkEnd w:id="128"/>
    </w:p>
    <w:p w14:paraId="3716E2CF" w14:textId="6A310A13" w:rsidR="009E7672" w:rsidRDefault="009E7672" w:rsidP="00F97231">
      <w:pPr>
        <w:spacing w:line="259" w:lineRule="auto"/>
        <w:rPr>
          <w:sz w:val="22"/>
          <w:szCs w:val="22"/>
          <w:lang w:val="en-CA"/>
        </w:rPr>
      </w:pPr>
      <w:r w:rsidRPr="001B5578">
        <w:rPr>
          <w:sz w:val="22"/>
          <w:szCs w:val="22"/>
          <w:lang w:val="en-CA"/>
        </w:rPr>
        <w:t xml:space="preserve">A Road is modeled as a transinfras:Road, a subclass of TravelledWay, and is defined as a continuous sequence of RoadLinks that share a common </w:t>
      </w:r>
      <w:r w:rsidR="00DA01DB" w:rsidRPr="001B5578">
        <w:rPr>
          <w:sz w:val="22"/>
          <w:szCs w:val="22"/>
          <w:lang w:val="en-CA"/>
        </w:rPr>
        <w:t>entity</w:t>
      </w:r>
      <w:r w:rsidRPr="001B5578">
        <w:rPr>
          <w:sz w:val="22"/>
          <w:szCs w:val="22"/>
          <w:lang w:val="en-CA"/>
        </w:rPr>
        <w:t xml:space="preserve"> (e.g., Highway 401, Dundas Street). A single RoadLink may be part of multiple Roads to accommodate overlapping </w:t>
      </w:r>
      <w:r w:rsidR="00DA01DB" w:rsidRPr="001B5578">
        <w:rPr>
          <w:sz w:val="22"/>
          <w:szCs w:val="22"/>
          <w:lang w:val="en-CA"/>
        </w:rPr>
        <w:t>entities</w:t>
      </w:r>
      <w:r w:rsidRPr="001B5578">
        <w:rPr>
          <w:sz w:val="22"/>
          <w:szCs w:val="22"/>
          <w:lang w:val="en-CA"/>
        </w:rPr>
        <w:t>. Each Road is linked to a unique designator (road name or number), and its extent is defined by the collective geometry of its constituent RoadLinks.</w:t>
      </w:r>
    </w:p>
    <w:p w14:paraId="2D21C443" w14:textId="77777777" w:rsidR="00F7385A" w:rsidRDefault="00510717" w:rsidP="00F7385A">
      <w:pPr>
        <w:keepNext/>
        <w:spacing w:line="259" w:lineRule="auto"/>
        <w:jc w:val="center"/>
        <w:rPr>
          <w:ins w:id="129" w:author="Divnoor Pal Chatha" w:date="2025-06-25T16:19:00Z" w16du:dateUtc="2025-06-25T20:19:00Z"/>
        </w:rPr>
        <w:pPrChange w:id="130" w:author="Divnoor Pal Chatha" w:date="2025-06-25T16:19:00Z" w16du:dateUtc="2025-06-25T20:19:00Z">
          <w:pPr>
            <w:spacing w:line="259" w:lineRule="auto"/>
            <w:jc w:val="center"/>
          </w:pPr>
        </w:pPrChange>
      </w:pPr>
      <w:r w:rsidRPr="00510717">
        <w:rPr>
          <w:noProof/>
          <w:sz w:val="22"/>
          <w:szCs w:val="22"/>
          <w:lang w:val="en-CA"/>
        </w:rPr>
        <w:drawing>
          <wp:inline distT="0" distB="0" distL="0" distR="0" wp14:anchorId="542A9580" wp14:editId="4A1F2904">
            <wp:extent cx="5237356" cy="2712682"/>
            <wp:effectExtent l="0" t="0" r="0" b="0"/>
            <wp:docPr id="377519061"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19061" name="Picture 8" descr="A diagram of a network&#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47450" cy="2717910"/>
                    </a:xfrm>
                    <a:prstGeom prst="rect">
                      <a:avLst/>
                    </a:prstGeom>
                    <a:noFill/>
                    <a:ln>
                      <a:noFill/>
                    </a:ln>
                  </pic:spPr>
                </pic:pic>
              </a:graphicData>
            </a:graphic>
          </wp:inline>
        </w:drawing>
      </w:r>
    </w:p>
    <w:p w14:paraId="6EF9872A" w14:textId="10ABAFF9" w:rsidR="00C84464" w:rsidRDefault="00F7385A" w:rsidP="00F7385A">
      <w:pPr>
        <w:pStyle w:val="Caption"/>
        <w:jc w:val="center"/>
        <w:rPr>
          <w:sz w:val="22"/>
          <w:szCs w:val="22"/>
          <w:lang w:val="en-CA"/>
        </w:rPr>
        <w:pPrChange w:id="131" w:author="Divnoor Pal Chatha" w:date="2025-06-25T16:19:00Z" w16du:dateUtc="2025-06-25T20:19:00Z">
          <w:pPr>
            <w:spacing w:line="259" w:lineRule="auto"/>
            <w:jc w:val="center"/>
          </w:pPr>
        </w:pPrChange>
      </w:pPr>
      <w:ins w:id="132" w:author="Divnoor Pal Chatha" w:date="2025-06-25T16:19:00Z" w16du:dateUtc="2025-06-25T20:19:00Z">
        <w:r>
          <w:t xml:space="preserve">Figure </w:t>
        </w:r>
        <w:r>
          <w:fldChar w:fldCharType="begin"/>
        </w:r>
        <w:r>
          <w:instrText xml:space="preserve"> SEQ Figure \* ARABIC </w:instrText>
        </w:r>
      </w:ins>
      <w:r>
        <w:fldChar w:fldCharType="separate"/>
      </w:r>
      <w:ins w:id="133" w:author="Divnoor Pal Chatha" w:date="2025-06-25T16:40:00Z" w16du:dateUtc="2025-06-25T20:40:00Z">
        <w:r w:rsidR="00F92ECC">
          <w:rPr>
            <w:noProof/>
          </w:rPr>
          <w:t>2</w:t>
        </w:r>
      </w:ins>
      <w:ins w:id="134" w:author="Divnoor Pal Chatha" w:date="2025-06-25T16:19:00Z" w16du:dateUtc="2025-06-25T20:19:00Z">
        <w:r>
          <w:fldChar w:fldCharType="end"/>
        </w:r>
        <w:r>
          <w:t xml:space="preserve">: </w:t>
        </w:r>
        <w:r w:rsidRPr="00A7609F">
          <w:t>Example Mapping for ORN’s representation of a Road to the City Digital Twin Road Network Pattern.</w:t>
        </w:r>
      </w:ins>
    </w:p>
    <w:p w14:paraId="31805861" w14:textId="7567ADB5" w:rsidR="00656B53" w:rsidRPr="00933906" w:rsidDel="00F7385A" w:rsidRDefault="00656B53" w:rsidP="00656B53">
      <w:pPr>
        <w:spacing w:line="259" w:lineRule="auto"/>
        <w:rPr>
          <w:del w:id="135" w:author="Divnoor Pal Chatha" w:date="2025-06-25T16:19:00Z" w16du:dateUtc="2025-06-25T20:19:00Z"/>
          <w:color w:val="000000" w:themeColor="text1"/>
          <w:sz w:val="22"/>
          <w:szCs w:val="22"/>
        </w:rPr>
      </w:pPr>
      <w:del w:id="136" w:author="Divnoor Pal Chatha" w:date="2025-06-25T16:19:00Z" w16du:dateUtc="2025-06-25T20:19:00Z">
        <w:r w:rsidDel="00F7385A">
          <w:rPr>
            <w:b/>
            <w:bCs/>
            <w:color w:val="000000" w:themeColor="text1"/>
            <w:sz w:val="22"/>
            <w:szCs w:val="22"/>
          </w:rPr>
          <w:delText xml:space="preserve">Figure 2: </w:delText>
        </w:r>
        <w:r w:rsidRPr="005140EC" w:rsidDel="00F7385A">
          <w:rPr>
            <w:color w:val="000000" w:themeColor="text1"/>
            <w:sz w:val="22"/>
            <w:szCs w:val="22"/>
          </w:rPr>
          <w:delText>Example Mapping for ORN</w:delText>
        </w:r>
        <w:r w:rsidR="00BE2E50" w:rsidDel="00F7385A">
          <w:rPr>
            <w:color w:val="000000" w:themeColor="text1"/>
            <w:sz w:val="22"/>
            <w:szCs w:val="22"/>
          </w:rPr>
          <w:delText>’s</w:delText>
        </w:r>
        <w:r w:rsidRPr="005140EC" w:rsidDel="00F7385A">
          <w:rPr>
            <w:color w:val="000000" w:themeColor="text1"/>
            <w:sz w:val="22"/>
            <w:szCs w:val="22"/>
          </w:rPr>
          <w:delText xml:space="preserve"> representation of a Road to the City Digital Twin Road Network Pattern.</w:delText>
        </w:r>
      </w:del>
    </w:p>
    <w:p w14:paraId="00AC8731" w14:textId="77777777" w:rsidR="0005119A" w:rsidDel="00F7385A" w:rsidRDefault="0005119A" w:rsidP="0005119A">
      <w:pPr>
        <w:rPr>
          <w:del w:id="137" w:author="Divnoor Pal Chatha" w:date="2025-06-25T16:19:00Z" w16du:dateUtc="2025-06-25T20:19:00Z"/>
          <w:b/>
          <w:bCs/>
          <w:sz w:val="22"/>
          <w:szCs w:val="22"/>
          <w:lang w:val="en-CA"/>
        </w:rPr>
      </w:pPr>
    </w:p>
    <w:p w14:paraId="5074F24D" w14:textId="2A89B9E0" w:rsidR="00656B53" w:rsidRPr="00F97231" w:rsidRDefault="0005119A" w:rsidP="0005119A">
      <w:pPr>
        <w:rPr>
          <w:sz w:val="22"/>
          <w:szCs w:val="22"/>
          <w:lang w:val="en-CA"/>
        </w:rPr>
      </w:pPr>
      <w:r w:rsidRPr="0005119A">
        <w:rPr>
          <w:b/>
          <w:bCs/>
          <w:sz w:val="22"/>
          <w:szCs w:val="22"/>
          <w:lang w:val="en-CA"/>
        </w:rPr>
        <w:t>ORN_OFFICIAL_STREET_NAME.csv:</w:t>
      </w:r>
      <w:r w:rsidRPr="001B5578">
        <w:rPr>
          <w:sz w:val="22"/>
          <w:szCs w:val="22"/>
          <w:lang w:val="en-CA"/>
        </w:rPr>
        <w:t xml:space="preserve"> An event identifying an official street name and may be associated with a bilingual name.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268"/>
        <w:gridCol w:w="6946"/>
        <w:gridCol w:w="2410"/>
      </w:tblGrid>
      <w:tr w:rsidR="00D427EC" w:rsidRPr="001B5578" w14:paraId="7FEFF0D0" w14:textId="77777777" w:rsidTr="00055B2A">
        <w:trPr>
          <w:trHeight w:val="420"/>
        </w:trPr>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813855C" w14:textId="32265331" w:rsidR="00D427EC" w:rsidRPr="001B5578" w:rsidRDefault="00D427EC" w:rsidP="00D427EC">
            <w:pPr>
              <w:jc w:val="center"/>
              <w:rPr>
                <w:color w:val="FFFFFF" w:themeColor="background1"/>
                <w:sz w:val="22"/>
                <w:szCs w:val="22"/>
                <w:lang w:val="en-CA"/>
              </w:rPr>
            </w:pPr>
            <w:r w:rsidRPr="001B5578">
              <w:rPr>
                <w:color w:val="FFFFFF" w:themeColor="background1"/>
                <w:sz w:val="22"/>
                <w:szCs w:val="22"/>
                <w:lang w:val="en-CA"/>
              </w:rPr>
              <w:t>Data Provided by ORN_OFFICIAL_STREET_NAME.csv:</w:t>
            </w:r>
          </w:p>
        </w:tc>
      </w:tr>
      <w:tr w:rsidR="009645B9" w:rsidRPr="001B5578" w14:paraId="4DCCCBAF" w14:textId="77777777" w:rsidTr="00CB6367">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2F645F6" w14:textId="77777777" w:rsidR="009645B9" w:rsidRPr="001B5578" w:rsidRDefault="009645B9" w:rsidP="00A176C9">
            <w:pPr>
              <w:jc w:val="center"/>
              <w:rPr>
                <w:color w:val="FFFFFF" w:themeColor="background1"/>
                <w:sz w:val="22"/>
                <w:szCs w:val="22"/>
                <w:lang w:val="en-CA"/>
              </w:rPr>
            </w:pPr>
            <w:r w:rsidRPr="001B5578">
              <w:rPr>
                <w:color w:val="FFFFFF" w:themeColor="background1"/>
                <w:sz w:val="22"/>
                <w:szCs w:val="22"/>
                <w:lang w:val="en-CA"/>
              </w:rPr>
              <w:lastRenderedPageBreak/>
              <w:t>ORN Data Tag</w:t>
            </w:r>
          </w:p>
        </w:tc>
        <w:tc>
          <w:tcPr>
            <w:tcW w:w="6946"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C33EF95" w14:textId="095DDFA5" w:rsidR="009645B9" w:rsidRPr="001B5578" w:rsidRDefault="009645B9" w:rsidP="00D75DA8">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C0C4557" w14:textId="697EE264" w:rsidR="009645B9" w:rsidRPr="001B5578" w:rsidRDefault="006E3570" w:rsidP="009645B9">
            <w:pPr>
              <w:jc w:val="center"/>
              <w:rPr>
                <w:color w:val="FFFFFF" w:themeColor="background1"/>
                <w:sz w:val="22"/>
                <w:szCs w:val="22"/>
                <w:lang w:val="en-CA"/>
              </w:rPr>
            </w:pPr>
            <w:r>
              <w:rPr>
                <w:color w:val="FFFFFF" w:themeColor="background1"/>
                <w:sz w:val="22"/>
                <w:szCs w:val="22"/>
                <w:lang w:val="en-CA"/>
              </w:rPr>
              <w:t>Maps to CDT Property</w:t>
            </w:r>
          </w:p>
        </w:tc>
      </w:tr>
      <w:tr w:rsidR="009645B9" w:rsidRPr="001B5578" w14:paraId="06B28B86" w14:textId="77777777" w:rsidTr="00CB6367">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F0E43" w14:textId="77777777" w:rsidR="009645B9" w:rsidRPr="001B5578" w:rsidRDefault="009645B9" w:rsidP="00D75DA8">
            <w:pPr>
              <w:rPr>
                <w:sz w:val="22"/>
                <w:szCs w:val="22"/>
                <w:lang w:val="en-CA"/>
              </w:rPr>
            </w:pPr>
            <w:r w:rsidRPr="001B5578">
              <w:rPr>
                <w:sz w:val="22"/>
                <w:szCs w:val="22"/>
                <w:lang w:val="en-CA"/>
              </w:rPr>
              <w:br/>
              <w:t>FULL_STREET_NAME</w:t>
            </w:r>
          </w:p>
          <w:p w14:paraId="2DB62888" w14:textId="77777777" w:rsidR="009645B9" w:rsidRPr="001B5578" w:rsidRDefault="009645B9" w:rsidP="00D75DA8">
            <w:pPr>
              <w:jc w:val="center"/>
              <w:rPr>
                <w:color w:val="FFFFFF" w:themeColor="background1"/>
                <w:sz w:val="22"/>
                <w:szCs w:val="22"/>
                <w:lang w:val="en-CA"/>
              </w:rPr>
            </w:pP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EACB4" w14:textId="7159609B" w:rsidR="009645B9" w:rsidRDefault="009645B9" w:rsidP="00D75DA8">
            <w:pPr>
              <w:jc w:val="center"/>
              <w:rPr>
                <w:color w:val="FFFFFF" w:themeColor="background1"/>
                <w:sz w:val="22"/>
                <w:szCs w:val="22"/>
                <w:lang w:val="en-CA"/>
              </w:rPr>
            </w:pPr>
            <w:r w:rsidRPr="001B5578">
              <w:rPr>
                <w:sz w:val="22"/>
                <w:szCs w:val="22"/>
                <w:lang w:val="en-CA"/>
              </w:rPr>
              <w:t>This attribute is derived from the individual street name components where present, namely directional prefix, street type prefix, street name body, street type suffix and directional suffix and is stored in upper case text.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9E5D2" w14:textId="38C61F54" w:rsidR="009645B9" w:rsidRPr="00D75DA8" w:rsidRDefault="009645B9" w:rsidP="00F7385A">
            <w:pPr>
              <w:keepNext/>
              <w:rPr>
                <w:sz w:val="22"/>
                <w:szCs w:val="22"/>
                <w:lang w:val="en-CA"/>
              </w:rPr>
              <w:pPrChange w:id="138" w:author="Divnoor Pal Chatha" w:date="2025-06-25T16:24:00Z" w16du:dateUtc="2025-06-25T20:24:00Z">
                <w:pPr/>
              </w:pPrChange>
            </w:pPr>
            <w:r w:rsidRPr="001B5578">
              <w:rPr>
                <w:sz w:val="22"/>
                <w:szCs w:val="22"/>
                <w:lang w:val="en-CA"/>
              </w:rPr>
              <w:t>genprop:has</w:t>
            </w:r>
            <w:r>
              <w:rPr>
                <w:sz w:val="22"/>
                <w:szCs w:val="22"/>
                <w:lang w:val="en-CA"/>
              </w:rPr>
              <w:t>Name</w:t>
            </w:r>
          </w:p>
        </w:tc>
      </w:tr>
    </w:tbl>
    <w:p w14:paraId="5F384BE9" w14:textId="795D85E1" w:rsidR="00F7385A" w:rsidRDefault="00F7385A">
      <w:pPr>
        <w:pStyle w:val="Caption"/>
        <w:rPr>
          <w:ins w:id="139" w:author="Divnoor Pal Chatha" w:date="2025-06-25T16:24:00Z" w16du:dateUtc="2025-06-25T20:24:00Z"/>
        </w:rPr>
      </w:pPr>
      <w:ins w:id="140" w:author="Divnoor Pal Chatha" w:date="2025-06-25T16:24:00Z" w16du:dateUtc="2025-06-25T20:24:00Z">
        <w:r>
          <w:t xml:space="preserve">Table </w:t>
        </w:r>
        <w:r>
          <w:fldChar w:fldCharType="begin"/>
        </w:r>
        <w:r>
          <w:instrText xml:space="preserve"> SEQ Table \* ARABIC </w:instrText>
        </w:r>
      </w:ins>
      <w:r>
        <w:fldChar w:fldCharType="separate"/>
      </w:r>
      <w:ins w:id="141" w:author="Divnoor Pal Chatha" w:date="2025-06-25T17:04:00Z" w16du:dateUtc="2025-06-25T21:04:00Z">
        <w:r w:rsidR="005D763A">
          <w:rPr>
            <w:noProof/>
          </w:rPr>
          <w:t>3</w:t>
        </w:r>
      </w:ins>
      <w:ins w:id="142" w:author="Divnoor Pal Chatha" w:date="2025-06-25T16:24:00Z" w16du:dateUtc="2025-06-25T20:24:00Z">
        <w:r>
          <w:fldChar w:fldCharType="end"/>
        </w:r>
        <w:r>
          <w:t xml:space="preserve">: </w:t>
        </w:r>
        <w:r w:rsidRPr="00FE54DD">
          <w:t>Mapping ORN_OFFICIAL_STREET_NAME.csv Road data to City Digital Twin</w:t>
        </w:r>
      </w:ins>
    </w:p>
    <w:p w14:paraId="2CABDA27" w14:textId="41678CF7" w:rsidR="00CB6367" w:rsidRPr="00CB6367" w:rsidRDefault="00CB6367" w:rsidP="009E7672">
      <w:pPr>
        <w:rPr>
          <w:b/>
          <w:bCs/>
          <w:sz w:val="22"/>
          <w:szCs w:val="22"/>
          <w:lang w:val="en-CA"/>
        </w:rPr>
      </w:pPr>
      <w:del w:id="143" w:author="Divnoor Pal Chatha" w:date="2025-06-25T16:24:00Z" w16du:dateUtc="2025-06-25T20:24:00Z">
        <w:r w:rsidDel="00F7385A">
          <w:rPr>
            <w:b/>
            <w:bCs/>
            <w:sz w:val="22"/>
            <w:szCs w:val="22"/>
            <w:lang w:val="en-CA"/>
          </w:rPr>
          <w:delText>Table 2:</w:delText>
        </w:r>
        <w:r w:rsidR="00CE79CE" w:rsidDel="00F7385A">
          <w:rPr>
            <w:b/>
            <w:bCs/>
            <w:sz w:val="22"/>
            <w:szCs w:val="22"/>
            <w:lang w:val="en-CA"/>
          </w:rPr>
          <w:delText xml:space="preserve"> </w:delText>
        </w:r>
        <w:r w:rsidR="00CE79CE" w:rsidRPr="00E95CB6" w:rsidDel="00F7385A">
          <w:rPr>
            <w:sz w:val="22"/>
            <w:szCs w:val="22"/>
          </w:rPr>
          <w:delText xml:space="preserve">Mapping ORN_OFFICIAL_STREET_NAME.csv </w:delText>
        </w:r>
        <w:r w:rsidR="002D0E56" w:rsidDel="00F7385A">
          <w:rPr>
            <w:sz w:val="22"/>
            <w:szCs w:val="22"/>
          </w:rPr>
          <w:delText xml:space="preserve">Road data </w:delText>
        </w:r>
        <w:r w:rsidR="00CE79CE" w:rsidRPr="00E95CB6" w:rsidDel="00F7385A">
          <w:rPr>
            <w:sz w:val="22"/>
            <w:szCs w:val="22"/>
          </w:rPr>
          <w:delText>to City Digital Twin</w:delText>
        </w:r>
      </w:del>
    </w:p>
    <w:p w14:paraId="0505D68F" w14:textId="22DDA912" w:rsidR="00E9549C" w:rsidRPr="001B5578" w:rsidRDefault="00E9549C" w:rsidP="009E7672">
      <w:r w:rsidRPr="001B5578">
        <w:rPr>
          <w:sz w:val="22"/>
          <w:szCs w:val="22"/>
          <w:lang w:val="en-CA"/>
        </w:rPr>
        <w:t xml:space="preserve">The ORN data is grouped </w:t>
      </w:r>
      <w:r w:rsidR="00D57827">
        <w:rPr>
          <w:sz w:val="22"/>
          <w:szCs w:val="22"/>
          <w:lang w:val="en-CA"/>
        </w:rPr>
        <w:t>using the</w:t>
      </w:r>
      <w:r w:rsidRPr="001B5578">
        <w:rPr>
          <w:sz w:val="22"/>
          <w:szCs w:val="22"/>
          <w:lang w:val="en-CA"/>
        </w:rPr>
        <w:t xml:space="preserve"> road name to identify </w:t>
      </w:r>
      <w:r w:rsidR="00EC40E4" w:rsidRPr="001B5578">
        <w:rPr>
          <w:sz w:val="22"/>
          <w:szCs w:val="22"/>
          <w:lang w:val="en-CA"/>
        </w:rPr>
        <w:t>the</w:t>
      </w:r>
      <w:r w:rsidR="009C4974">
        <w:rPr>
          <w:sz w:val="22"/>
          <w:szCs w:val="22"/>
          <w:lang w:val="en-CA"/>
        </w:rPr>
        <w:t xml:space="preserve"> </w:t>
      </w:r>
      <w:r w:rsidRPr="001B5578">
        <w:rPr>
          <w:sz w:val="22"/>
          <w:szCs w:val="22"/>
          <w:lang w:val="en-CA"/>
        </w:rPr>
        <w:t>collection of RoadLinks that form a single Road. A unique URI is generated for each Road entity, and all corresponding RoadLinks are created and linked to that Road using the partwhole:hasProperPart property.</w:t>
      </w:r>
    </w:p>
    <w:p w14:paraId="5D2CF358" w14:textId="56CF18B4" w:rsidR="00212FCB" w:rsidRPr="001B5578" w:rsidRDefault="00212FCB" w:rsidP="009E7672">
      <w:pPr>
        <w:pStyle w:val="Heading2"/>
      </w:pPr>
      <w:bookmarkStart w:id="144" w:name="_Toc201121287"/>
      <w:r w:rsidRPr="001B5578">
        <w:t>RoadLink</w:t>
      </w:r>
      <w:bookmarkEnd w:id="144"/>
    </w:p>
    <w:p w14:paraId="53A5858F" w14:textId="77777777" w:rsidR="009E7672" w:rsidRPr="001B5578" w:rsidRDefault="009E7672" w:rsidP="009E7672">
      <w:pPr>
        <w:rPr>
          <w:sz w:val="22"/>
          <w:szCs w:val="22"/>
          <w:lang w:val="en-CA"/>
        </w:rPr>
      </w:pPr>
      <w:r w:rsidRPr="001B5578">
        <w:rPr>
          <w:sz w:val="22"/>
          <w:szCs w:val="22"/>
          <w:lang w:val="en-CA"/>
        </w:rPr>
        <w:t>A RoadLink is the fundamental linear segment between two TransportNodes (to and from junctions) and is represented using the transinfras:RoadLink class. Roadlinks are grouped together to form a Road.</w:t>
      </w:r>
    </w:p>
    <w:p w14:paraId="40119D86" w14:textId="77777777" w:rsidR="00C36F5E" w:rsidRPr="001B5578" w:rsidRDefault="00C36F5E" w:rsidP="00C36F5E">
      <w:pPr>
        <w:rPr>
          <w:sz w:val="22"/>
          <w:szCs w:val="22"/>
          <w:lang w:val="en-CA" w:bidi="en-US"/>
        </w:rPr>
      </w:pPr>
      <w:r w:rsidRPr="001B5578">
        <w:rPr>
          <w:sz w:val="22"/>
          <w:szCs w:val="22"/>
          <w:lang w:val="en-CA" w:bidi="en-US"/>
        </w:rPr>
        <w:t>FROM_JCT and TO_JCT represent the identifiers for the start and end junctions, respectively.</w:t>
      </w:r>
    </w:p>
    <w:p w14:paraId="7ED50142" w14:textId="77777777" w:rsidR="00C36F5E" w:rsidRPr="001B5578" w:rsidRDefault="00C36F5E" w:rsidP="00C36F5E">
      <w:pPr>
        <w:numPr>
          <w:ilvl w:val="0"/>
          <w:numId w:val="17"/>
        </w:numPr>
        <w:rPr>
          <w:sz w:val="22"/>
          <w:szCs w:val="22"/>
          <w:lang w:val="en-CA" w:bidi="en-US"/>
        </w:rPr>
      </w:pPr>
      <w:r w:rsidRPr="001B5578">
        <w:rPr>
          <w:sz w:val="22"/>
          <w:szCs w:val="22"/>
          <w:lang w:val="en-CA" w:bidi="en-US"/>
        </w:rPr>
        <w:t>In the RDF output, these are used to construct the transnet:forth and transnet:to properties for the corresponding RoadLink.</w:t>
      </w:r>
    </w:p>
    <w:p w14:paraId="6DFA04DC" w14:textId="5CA14DF1" w:rsidR="00C36F5E" w:rsidRDefault="00C36F5E" w:rsidP="00C36F5E">
      <w:pPr>
        <w:rPr>
          <w:sz w:val="22"/>
          <w:szCs w:val="22"/>
          <w:lang w:val="en-CA" w:bidi="en-US"/>
        </w:rPr>
      </w:pPr>
      <w:r w:rsidRPr="001B5578">
        <w:rPr>
          <w:sz w:val="22"/>
          <w:szCs w:val="22"/>
          <w:lang w:val="en-CA" w:bidi="en-US"/>
        </w:rPr>
        <w:t>Each RoadLink instance is generated using the unique OGF_ID as an identifier (e.g. transnet:roadLink_12345). This ensures consistent referencing across other entities such as Roads and Junctions. The OGF_ID also serves as the subject for attaching additional metadata like speed limits, surface type, and geometry (WKT). All supplementary CSV data is joined to the shapefile using this key during pre-processing.</w:t>
      </w:r>
      <w:r w:rsidR="009267AA">
        <w:rPr>
          <w:sz w:val="22"/>
          <w:szCs w:val="22"/>
          <w:lang w:val="en-CA" w:bidi="en-US"/>
        </w:rPr>
        <w:t xml:space="preserve"> </w:t>
      </w:r>
    </w:p>
    <w:p w14:paraId="47201CB9" w14:textId="06B268AB" w:rsidR="009267AA" w:rsidRPr="001B5578" w:rsidRDefault="009267AA" w:rsidP="00C36F5E">
      <w:pPr>
        <w:rPr>
          <w:sz w:val="22"/>
          <w:szCs w:val="22"/>
          <w:lang w:val="en-CA" w:bidi="en-US"/>
        </w:rPr>
      </w:pPr>
      <w:r>
        <w:rPr>
          <w:sz w:val="22"/>
          <w:szCs w:val="22"/>
          <w:lang w:val="en-CA" w:bidi="en-US"/>
        </w:rPr>
        <w:t>Each RoadLink can be one of three element types: Ferry Connection, Road Element, and Virtual Road. We use the ELEM_TYPE attribute in the shapefile to filter out all the roads that are of type “Virtual Road.”</w:t>
      </w:r>
    </w:p>
    <w:p w14:paraId="0740EE23" w14:textId="77777777" w:rsidR="00F92ECC" w:rsidRDefault="009267AA" w:rsidP="00F92ECC">
      <w:pPr>
        <w:keepNext/>
        <w:rPr>
          <w:ins w:id="145" w:author="Divnoor Pal Chatha" w:date="2025-06-25T16:40:00Z" w16du:dateUtc="2025-06-25T20:40:00Z"/>
        </w:rPr>
        <w:pPrChange w:id="146" w:author="Divnoor Pal Chatha" w:date="2025-06-25T16:40:00Z" w16du:dateUtc="2025-06-25T20:40:00Z">
          <w:pPr/>
        </w:pPrChange>
      </w:pPr>
      <w:r w:rsidRPr="009E3F04">
        <w:rPr>
          <w:noProof/>
          <w:sz w:val="22"/>
          <w:szCs w:val="22"/>
          <w:lang w:val="en-CA"/>
        </w:rPr>
        <w:lastRenderedPageBreak/>
        <w:drawing>
          <wp:inline distT="0" distB="0" distL="0" distR="0" wp14:anchorId="55A3931E" wp14:editId="7B5B6D81">
            <wp:extent cx="5895642" cy="3224714"/>
            <wp:effectExtent l="0" t="0" r="0" b="0"/>
            <wp:docPr id="195441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67336" name=""/>
                    <pic:cNvPicPr/>
                  </pic:nvPicPr>
                  <pic:blipFill>
                    <a:blip r:embed="rId48"/>
                    <a:stretch>
                      <a:fillRect/>
                    </a:stretch>
                  </pic:blipFill>
                  <pic:spPr>
                    <a:xfrm>
                      <a:off x="0" y="0"/>
                      <a:ext cx="5980686" cy="3271230"/>
                    </a:xfrm>
                    <a:prstGeom prst="rect">
                      <a:avLst/>
                    </a:prstGeom>
                  </pic:spPr>
                </pic:pic>
              </a:graphicData>
            </a:graphic>
          </wp:inline>
        </w:drawing>
      </w:r>
    </w:p>
    <w:p w14:paraId="035E9724" w14:textId="28A420AB" w:rsidR="00CC5D03" w:rsidRDefault="00F92ECC" w:rsidP="00F92ECC">
      <w:pPr>
        <w:pStyle w:val="Caption"/>
        <w:rPr>
          <w:sz w:val="22"/>
          <w:szCs w:val="22"/>
          <w:lang w:val="en-CA" w:bidi="en-US"/>
        </w:rPr>
        <w:pPrChange w:id="147" w:author="Divnoor Pal Chatha" w:date="2025-06-25T16:40:00Z" w16du:dateUtc="2025-06-25T20:40:00Z">
          <w:pPr/>
        </w:pPrChange>
      </w:pPr>
      <w:ins w:id="148" w:author="Divnoor Pal Chatha" w:date="2025-06-25T16:40:00Z" w16du:dateUtc="2025-06-25T20:40:00Z">
        <w:r>
          <w:t xml:space="preserve">Figure </w:t>
        </w:r>
        <w:r>
          <w:fldChar w:fldCharType="begin"/>
        </w:r>
        <w:r>
          <w:instrText xml:space="preserve"> SEQ Figure \* ARABIC </w:instrText>
        </w:r>
      </w:ins>
      <w:r>
        <w:fldChar w:fldCharType="separate"/>
      </w:r>
      <w:ins w:id="149" w:author="Divnoor Pal Chatha" w:date="2025-06-25T16:40:00Z" w16du:dateUtc="2025-06-25T20:40:00Z">
        <w:r>
          <w:rPr>
            <w:noProof/>
          </w:rPr>
          <w:t>3</w:t>
        </w:r>
        <w:r>
          <w:fldChar w:fldCharType="end"/>
        </w:r>
        <w:r>
          <w:t xml:space="preserve">: </w:t>
        </w:r>
        <w:r w:rsidRPr="00C83A69">
          <w:t>Descriptions of road element types from the ORN dataset, including ferry connections, standard road elements, and virtual roads used for addressing in inaccessible areas.</w:t>
        </w:r>
      </w:ins>
    </w:p>
    <w:p w14:paraId="63D83B7A" w14:textId="2B2458C7" w:rsidR="00A31B46" w:rsidRPr="001E67C1" w:rsidRDefault="00A31B46" w:rsidP="00C36F5E">
      <w:pPr>
        <w:rPr>
          <w:sz w:val="22"/>
          <w:szCs w:val="22"/>
          <w:lang w:val="en-CA" w:bidi="en-US"/>
        </w:rPr>
      </w:pPr>
      <w:del w:id="150" w:author="Divnoor Pal Chatha" w:date="2025-06-25T16:40:00Z" w16du:dateUtc="2025-06-25T20:40:00Z">
        <w:r w:rsidDel="00F92ECC">
          <w:rPr>
            <w:b/>
            <w:bCs/>
            <w:sz w:val="22"/>
            <w:szCs w:val="22"/>
            <w:lang w:val="en-CA" w:bidi="en-US"/>
          </w:rPr>
          <w:delText xml:space="preserve">Figure </w:delText>
        </w:r>
        <w:r w:rsidR="0095411E" w:rsidDel="00F92ECC">
          <w:rPr>
            <w:b/>
            <w:bCs/>
            <w:sz w:val="22"/>
            <w:szCs w:val="22"/>
            <w:lang w:val="en-CA" w:bidi="en-US"/>
          </w:rPr>
          <w:delText>3</w:delText>
        </w:r>
        <w:r w:rsidDel="00F92ECC">
          <w:rPr>
            <w:b/>
            <w:bCs/>
            <w:sz w:val="22"/>
            <w:szCs w:val="22"/>
            <w:lang w:val="en-CA" w:bidi="en-US"/>
          </w:rPr>
          <w:delText>:</w:delText>
        </w:r>
        <w:r w:rsidR="001E67C1" w:rsidDel="00F92ECC">
          <w:rPr>
            <w:b/>
            <w:bCs/>
            <w:sz w:val="22"/>
            <w:szCs w:val="22"/>
            <w:lang w:val="en-CA" w:bidi="en-US"/>
          </w:rPr>
          <w:delText xml:space="preserve"> </w:delText>
        </w:r>
        <w:r w:rsidR="005140EC" w:rsidRPr="005140EC" w:rsidDel="00F92ECC">
          <w:rPr>
            <w:sz w:val="22"/>
            <w:szCs w:val="22"/>
            <w:lang w:val="en-CA" w:bidi="en-US"/>
          </w:rPr>
          <w:delText>Descriptions of road element types from the ORN dataset, including ferry connections, standard road elements, and virtual roads used for addressing in inaccessible areas.</w:delText>
        </w:r>
      </w:del>
    </w:p>
    <w:p w14:paraId="6FD67C27" w14:textId="674D0BD1" w:rsidR="00C36F5E" w:rsidRPr="001B5578" w:rsidRDefault="00F92ECC" w:rsidP="009E7672">
      <w:pPr>
        <w:rPr>
          <w:sz w:val="22"/>
          <w:szCs w:val="22"/>
          <w:lang w:val="en-GB" w:bidi="en-US"/>
        </w:rPr>
      </w:pPr>
      <w:ins w:id="151" w:author="Divnoor Pal Chatha" w:date="2025-06-25T16:40:00Z" w16du:dateUtc="2025-06-25T20:40:00Z">
        <w:r>
          <w:rPr>
            <w:noProof/>
          </w:rPr>
          <w:lastRenderedPageBreak/>
          <mc:AlternateContent>
            <mc:Choice Requires="wps">
              <w:drawing>
                <wp:anchor distT="0" distB="0" distL="114300" distR="114300" simplePos="0" relativeHeight="251660288" behindDoc="1" locked="0" layoutInCell="1" allowOverlap="1" wp14:anchorId="11CB4152" wp14:editId="766DB235">
                  <wp:simplePos x="0" y="0"/>
                  <wp:positionH relativeFrom="column">
                    <wp:posOffset>-914400</wp:posOffset>
                  </wp:positionH>
                  <wp:positionV relativeFrom="paragraph">
                    <wp:posOffset>4458335</wp:posOffset>
                  </wp:positionV>
                  <wp:extent cx="7775575" cy="635"/>
                  <wp:effectExtent l="0" t="0" r="0" b="0"/>
                  <wp:wrapTight wrapText="bothSides">
                    <wp:wrapPolygon edited="0">
                      <wp:start x="0" y="0"/>
                      <wp:lineTo x="0" y="21600"/>
                      <wp:lineTo x="21600" y="21600"/>
                      <wp:lineTo x="21600" y="0"/>
                    </wp:wrapPolygon>
                  </wp:wrapTight>
                  <wp:docPr id="48700482" name="Text Box 1"/>
                  <wp:cNvGraphicFramePr/>
                  <a:graphic xmlns:a="http://schemas.openxmlformats.org/drawingml/2006/main">
                    <a:graphicData uri="http://schemas.microsoft.com/office/word/2010/wordprocessingShape">
                      <wps:wsp>
                        <wps:cNvSpPr txBox="1"/>
                        <wps:spPr>
                          <a:xfrm>
                            <a:off x="0" y="0"/>
                            <a:ext cx="7775575" cy="635"/>
                          </a:xfrm>
                          <a:prstGeom prst="rect">
                            <a:avLst/>
                          </a:prstGeom>
                          <a:solidFill>
                            <a:prstClr val="white"/>
                          </a:solidFill>
                          <a:ln>
                            <a:noFill/>
                          </a:ln>
                        </wps:spPr>
                        <wps:txbx>
                          <w:txbxContent>
                            <w:p w14:paraId="03C82686" w14:textId="6304D9DD" w:rsidR="00F92ECC" w:rsidRPr="00E13472" w:rsidRDefault="00F92ECC" w:rsidP="00F92ECC">
                              <w:pPr>
                                <w:pStyle w:val="Caption"/>
                                <w:ind w:left="720" w:firstLine="720"/>
                                <w:rPr>
                                  <w:noProof/>
                                </w:rPr>
                                <w:pPrChange w:id="152" w:author="Divnoor Pal Chatha" w:date="2025-06-25T16:41:00Z" w16du:dateUtc="2025-06-25T20:41:00Z">
                                  <w:pPr/>
                                </w:pPrChange>
                              </w:pPr>
                              <w:ins w:id="153" w:author="Divnoor Pal Chatha" w:date="2025-06-25T16:40:00Z" w16du:dateUtc="2025-06-25T20:40:00Z">
                                <w:r>
                                  <w:t xml:space="preserve">Figure </w:t>
                                </w:r>
                                <w:r>
                                  <w:fldChar w:fldCharType="begin"/>
                                </w:r>
                                <w:r>
                                  <w:instrText xml:space="preserve"> SEQ Figure \* ARABIC </w:instrText>
                                </w:r>
                              </w:ins>
                              <w:r>
                                <w:fldChar w:fldCharType="separate"/>
                              </w:r>
                              <w:ins w:id="154" w:author="Divnoor Pal Chatha" w:date="2025-06-25T16:40:00Z" w16du:dateUtc="2025-06-25T20:40:00Z">
                                <w:r>
                                  <w:rPr>
                                    <w:noProof/>
                                  </w:rPr>
                                  <w:t>4</w:t>
                                </w:r>
                                <w:r>
                                  <w:fldChar w:fldCharType="end"/>
                                </w:r>
                                <w:r>
                                  <w:t xml:space="preserve">: </w:t>
                                </w:r>
                                <w:r w:rsidRPr="00081C82">
                                  <w:t>Example Mapping for ORN’s representation of a Road Link to the City Digital Twin Road Network Pattern.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CB4152" id="_x0000_t202" coordsize="21600,21600" o:spt="202" path="m,l,21600r21600,l21600,xe">
                  <v:stroke joinstyle="miter"/>
                  <v:path gradientshapeok="t" o:connecttype="rect"/>
                </v:shapetype>
                <v:shape id="Text Box 1" o:spid="_x0000_s1026" type="#_x0000_t202" style="position:absolute;margin-left:-1in;margin-top:351.05pt;width:612.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" stroked="f">
                  <v:textbox style="mso-fit-shape-to-text:t" inset="0,0,0,0">
                    <w:txbxContent>
                      <w:p w14:paraId="03C82686" w14:textId="6304D9DD" w:rsidR="00F92ECC" w:rsidRPr="00E13472" w:rsidRDefault="00F92ECC" w:rsidP="00F92ECC">
                        <w:pPr>
                          <w:pStyle w:val="Caption"/>
                          <w:ind w:left="720" w:firstLine="720"/>
                          <w:rPr>
                            <w:noProof/>
                          </w:rPr>
                          <w:pPrChange w:id="155" w:author="Divnoor Pal Chatha" w:date="2025-06-25T16:41:00Z" w16du:dateUtc="2025-06-25T20:41:00Z">
                            <w:pPr/>
                          </w:pPrChange>
                        </w:pPr>
                        <w:ins w:id="156" w:author="Divnoor Pal Chatha" w:date="2025-06-25T16:40:00Z" w16du:dateUtc="2025-06-25T20:40:00Z">
                          <w:r>
                            <w:t xml:space="preserve">Figure </w:t>
                          </w:r>
                          <w:r>
                            <w:fldChar w:fldCharType="begin"/>
                          </w:r>
                          <w:r>
                            <w:instrText xml:space="preserve"> SEQ Figure \* ARABIC </w:instrText>
                          </w:r>
                        </w:ins>
                        <w:r>
                          <w:fldChar w:fldCharType="separate"/>
                        </w:r>
                        <w:ins w:id="157" w:author="Divnoor Pal Chatha" w:date="2025-06-25T16:40:00Z" w16du:dateUtc="2025-06-25T20:40:00Z">
                          <w:r>
                            <w:rPr>
                              <w:noProof/>
                            </w:rPr>
                            <w:t>4</w:t>
                          </w:r>
                          <w:r>
                            <w:fldChar w:fldCharType="end"/>
                          </w:r>
                          <w:r>
                            <w:t xml:space="preserve">: </w:t>
                          </w:r>
                          <w:r w:rsidRPr="00081C82">
                            <w:t>Example Mapping for ORN’s representation of a Road Link to the City Digital Twin Road Network Pattern.</w:t>
                          </w:r>
                        </w:ins>
                      </w:p>
                    </w:txbxContent>
                  </v:textbox>
                  <w10:wrap type="tight"/>
                </v:shape>
              </w:pict>
            </mc:Fallback>
          </mc:AlternateContent>
        </w:r>
      </w:ins>
      <w:r w:rsidR="00412A00" w:rsidRPr="00412A00">
        <w:rPr>
          <w:noProof/>
          <w:lang w:val="en-CA"/>
        </w:rPr>
        <w:drawing>
          <wp:anchor distT="0" distB="0" distL="114300" distR="114300" simplePos="0" relativeHeight="251658240" behindDoc="1" locked="0" layoutInCell="1" allowOverlap="1" wp14:anchorId="7204AB3B" wp14:editId="685C4080">
            <wp:simplePos x="0" y="0"/>
            <wp:positionH relativeFrom="page">
              <wp:align>right</wp:align>
            </wp:positionH>
            <wp:positionV relativeFrom="paragraph">
              <wp:posOffset>341</wp:posOffset>
            </wp:positionV>
            <wp:extent cx="7775575" cy="4401185"/>
            <wp:effectExtent l="0" t="0" r="0" b="0"/>
            <wp:wrapTight wrapText="bothSides">
              <wp:wrapPolygon edited="0">
                <wp:start x="17463" y="93"/>
                <wp:lineTo x="2011" y="280"/>
                <wp:lineTo x="1958" y="1402"/>
                <wp:lineTo x="2540" y="1776"/>
                <wp:lineTo x="106" y="1870"/>
                <wp:lineTo x="53" y="3085"/>
                <wp:lineTo x="741" y="3272"/>
                <wp:lineTo x="741" y="3646"/>
                <wp:lineTo x="1111" y="4768"/>
                <wp:lineTo x="1217" y="5516"/>
                <wp:lineTo x="1429" y="6264"/>
                <wp:lineTo x="1641" y="6264"/>
                <wp:lineTo x="2699" y="7760"/>
                <wp:lineTo x="1111" y="8227"/>
                <wp:lineTo x="847" y="8414"/>
                <wp:lineTo x="847" y="9349"/>
                <wp:lineTo x="1746" y="10752"/>
                <wp:lineTo x="1799" y="11780"/>
                <wp:lineTo x="2117" y="12248"/>
                <wp:lineTo x="2911" y="12248"/>
                <wp:lineTo x="2911" y="12622"/>
                <wp:lineTo x="6456" y="13743"/>
                <wp:lineTo x="7462" y="13743"/>
                <wp:lineTo x="6721" y="14959"/>
                <wp:lineTo x="3916" y="15333"/>
                <wp:lineTo x="3863" y="16548"/>
                <wp:lineTo x="4816" y="16735"/>
                <wp:lineTo x="3969" y="17203"/>
                <wp:lineTo x="3863" y="17390"/>
                <wp:lineTo x="3863" y="21410"/>
                <wp:lineTo x="12224" y="21410"/>
                <wp:lineTo x="12224" y="21223"/>
                <wp:lineTo x="21432" y="20849"/>
                <wp:lineTo x="21538" y="19727"/>
                <wp:lineTo x="21274" y="19727"/>
                <wp:lineTo x="21327" y="19166"/>
                <wp:lineTo x="21115" y="18231"/>
                <wp:lineTo x="21380" y="17109"/>
                <wp:lineTo x="21327" y="16735"/>
                <wp:lineTo x="20268" y="15239"/>
                <wp:lineTo x="20956" y="14865"/>
                <wp:lineTo x="20956" y="13743"/>
                <wp:lineTo x="20215" y="13743"/>
                <wp:lineTo x="20427" y="13183"/>
                <wp:lineTo x="20480" y="12528"/>
                <wp:lineTo x="20268" y="12248"/>
                <wp:lineTo x="20321" y="11313"/>
                <wp:lineTo x="19051" y="10752"/>
                <wp:lineTo x="19951" y="10284"/>
                <wp:lineTo x="19898" y="9256"/>
                <wp:lineTo x="20162" y="7105"/>
                <wp:lineTo x="19898" y="6918"/>
                <wp:lineTo x="18416" y="6264"/>
                <wp:lineTo x="19157" y="6264"/>
                <wp:lineTo x="19739" y="5610"/>
                <wp:lineTo x="19686" y="4768"/>
                <wp:lineTo x="19051" y="3272"/>
                <wp:lineTo x="19686" y="2992"/>
                <wp:lineTo x="19633" y="1776"/>
                <wp:lineTo x="19210" y="1776"/>
                <wp:lineTo x="19633" y="1122"/>
                <wp:lineTo x="19580" y="93"/>
                <wp:lineTo x="17463" y="93"/>
              </wp:wrapPolygon>
            </wp:wrapTight>
            <wp:docPr id="30156817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8170" name="Picture 2" descr="A diagram of a computer&#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75575" cy="440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90ADE" w14:textId="50D408D5" w:rsidR="009E7672" w:rsidRPr="001B5578" w:rsidRDefault="009E7672" w:rsidP="00C36F5E">
      <w:pPr>
        <w:spacing w:after="0" w:line="259" w:lineRule="auto"/>
        <w:rPr>
          <w:sz w:val="22"/>
          <w:szCs w:val="22"/>
          <w:lang w:val="en-CA"/>
        </w:rPr>
      </w:pPr>
    </w:p>
    <w:p w14:paraId="0D2C0D3D" w14:textId="4CF72B48" w:rsidR="00412A00" w:rsidRPr="00412A00" w:rsidRDefault="00412A00" w:rsidP="00412A00">
      <w:pPr>
        <w:rPr>
          <w:lang w:val="en-CA"/>
        </w:rPr>
      </w:pPr>
    </w:p>
    <w:p w14:paraId="34CB6D2E" w14:textId="4FACC77E" w:rsidR="009E7672" w:rsidRDefault="009E7672" w:rsidP="009E7672"/>
    <w:p w14:paraId="2EC09718" w14:textId="77777777" w:rsidR="006E3717" w:rsidRDefault="006E3717" w:rsidP="009E7672"/>
    <w:p w14:paraId="6B779E20" w14:textId="77777777" w:rsidR="006E3717" w:rsidRDefault="006E3717" w:rsidP="009E7672"/>
    <w:p w14:paraId="22659CAB" w14:textId="77777777" w:rsidR="006E3717" w:rsidRDefault="006E3717" w:rsidP="009E7672"/>
    <w:p w14:paraId="6279F526" w14:textId="63DD9431" w:rsidR="00F7496B" w:rsidRPr="005140EC" w:rsidRDefault="00F7496B" w:rsidP="00F7496B">
      <w:pPr>
        <w:spacing w:line="259" w:lineRule="auto"/>
        <w:rPr>
          <w:color w:val="000000" w:themeColor="text1"/>
          <w:sz w:val="22"/>
          <w:szCs w:val="22"/>
        </w:rPr>
      </w:pPr>
      <w:del w:id="158" w:author="Divnoor Pal Chatha" w:date="2025-06-25T16:40:00Z" w16du:dateUtc="2025-06-25T20:40:00Z">
        <w:r w:rsidDel="00F92ECC">
          <w:rPr>
            <w:b/>
            <w:bCs/>
            <w:color w:val="000000" w:themeColor="text1"/>
            <w:sz w:val="22"/>
            <w:szCs w:val="22"/>
          </w:rPr>
          <w:delText xml:space="preserve">Figure </w:delText>
        </w:r>
        <w:r w:rsidR="00A31B46" w:rsidDel="00F92ECC">
          <w:rPr>
            <w:b/>
            <w:bCs/>
            <w:color w:val="000000" w:themeColor="text1"/>
            <w:sz w:val="22"/>
            <w:szCs w:val="22"/>
          </w:rPr>
          <w:delText>4</w:delText>
        </w:r>
        <w:r w:rsidDel="00F92ECC">
          <w:rPr>
            <w:b/>
            <w:bCs/>
            <w:color w:val="000000" w:themeColor="text1"/>
            <w:sz w:val="22"/>
            <w:szCs w:val="22"/>
          </w:rPr>
          <w:delText xml:space="preserve">: </w:delText>
        </w:r>
        <w:r w:rsidRPr="005140EC" w:rsidDel="00F92ECC">
          <w:rPr>
            <w:color w:val="000000" w:themeColor="text1"/>
            <w:sz w:val="22"/>
            <w:szCs w:val="22"/>
          </w:rPr>
          <w:delText>Example Mapping for ORN</w:delText>
        </w:r>
        <w:r w:rsidR="00BE2E50" w:rsidDel="00F92ECC">
          <w:rPr>
            <w:color w:val="000000" w:themeColor="text1"/>
            <w:sz w:val="22"/>
            <w:szCs w:val="22"/>
          </w:rPr>
          <w:delText>’s</w:delText>
        </w:r>
        <w:r w:rsidRPr="005140EC" w:rsidDel="00F92ECC">
          <w:rPr>
            <w:color w:val="000000" w:themeColor="text1"/>
            <w:sz w:val="22"/>
            <w:szCs w:val="22"/>
          </w:rPr>
          <w:delText xml:space="preserve"> representation of a Road Link to the City Digital Twin Road Network Pattern.</w:delText>
        </w:r>
      </w:del>
    </w:p>
    <w:p w14:paraId="6C493DC8" w14:textId="77777777" w:rsidR="00510717" w:rsidRDefault="00510717" w:rsidP="009C4974">
      <w:pPr>
        <w:rPr>
          <w:b/>
          <w:bCs/>
          <w:sz w:val="22"/>
          <w:szCs w:val="22"/>
          <w:lang w:val="en-CA"/>
        </w:rPr>
      </w:pPr>
    </w:p>
    <w:p w14:paraId="364F034B" w14:textId="46E8CE90" w:rsidR="009C4974" w:rsidRPr="00C64647" w:rsidRDefault="009C4974" w:rsidP="009C4974">
      <w:pPr>
        <w:rPr>
          <w:b/>
          <w:bCs/>
          <w:sz w:val="22"/>
          <w:szCs w:val="22"/>
          <w:lang w:val="en-CA"/>
        </w:rPr>
      </w:pPr>
      <w:r>
        <w:rPr>
          <w:b/>
          <w:bCs/>
          <w:sz w:val="22"/>
          <w:szCs w:val="22"/>
          <w:lang w:val="en-CA"/>
        </w:rPr>
        <w:t>All the following properties are for associated with the cdt:</w:t>
      </w:r>
      <w:r w:rsidR="006644B1">
        <w:rPr>
          <w:b/>
          <w:bCs/>
          <w:sz w:val="22"/>
          <w:szCs w:val="22"/>
          <w:lang w:val="en-CA"/>
        </w:rPr>
        <w:t>RoadLink</w:t>
      </w:r>
      <w:r>
        <w:rPr>
          <w:b/>
          <w:bCs/>
          <w:sz w:val="22"/>
          <w:szCs w:val="22"/>
          <w:lang w:val="en-CA"/>
        </w:rPr>
        <w:t xml:space="preserve"> class, which is a subclass of the </w:t>
      </w:r>
      <w:r w:rsidR="006644B1">
        <w:rPr>
          <w:b/>
          <w:bCs/>
          <w:sz w:val="22"/>
          <w:szCs w:val="22"/>
          <w:lang w:val="en-CA"/>
        </w:rPr>
        <w:t>RoadLink</w:t>
      </w:r>
      <w:r>
        <w:rPr>
          <w:b/>
          <w:bCs/>
          <w:sz w:val="22"/>
          <w:szCs w:val="22"/>
          <w:lang w:val="en-CA"/>
        </w:rPr>
        <w:t xml:space="preserve"> class in the </w:t>
      </w:r>
      <w:r w:rsidRPr="009C4974">
        <w:rPr>
          <w:b/>
          <w:bCs/>
          <w:sz w:val="22"/>
          <w:szCs w:val="22"/>
          <w:lang w:val="en-CA"/>
        </w:rPr>
        <w:t>TransportationInfrastructure</w:t>
      </w:r>
      <w:r>
        <w:rPr>
          <w:b/>
          <w:bCs/>
          <w:sz w:val="22"/>
          <w:szCs w:val="22"/>
          <w:lang w:val="en-CA"/>
        </w:rPr>
        <w:t xml:space="preserve"> ontology.</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1560"/>
        <w:gridCol w:w="6520"/>
        <w:gridCol w:w="3544"/>
      </w:tblGrid>
      <w:tr w:rsidR="00EC4191" w:rsidRPr="001B5578" w14:paraId="7186E258"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4FEA7B3E" w14:textId="2F30A305" w:rsidR="00EC4191" w:rsidRDefault="00EC4191" w:rsidP="00EC4191">
            <w:pPr>
              <w:jc w:val="center"/>
              <w:rPr>
                <w:color w:val="FFFFFF" w:themeColor="background1"/>
                <w:sz w:val="22"/>
                <w:szCs w:val="22"/>
                <w:lang w:val="en-CA"/>
              </w:rPr>
            </w:pPr>
            <w:r w:rsidRPr="001B5578">
              <w:rPr>
                <w:color w:val="FFFFFF" w:themeColor="background1"/>
                <w:sz w:val="22"/>
                <w:szCs w:val="22"/>
                <w:lang w:val="en-CA"/>
              </w:rPr>
              <w:t>Data Provided by ORN</w:t>
            </w:r>
            <w:r w:rsidR="005E3269">
              <w:rPr>
                <w:color w:val="FFFFFF" w:themeColor="background1"/>
                <w:sz w:val="22"/>
                <w:szCs w:val="22"/>
                <w:lang w:val="en-CA"/>
              </w:rPr>
              <w:t>_R</w:t>
            </w:r>
            <w:r w:rsidR="00381E9F">
              <w:rPr>
                <w:color w:val="FFFFFF" w:themeColor="background1"/>
                <w:sz w:val="22"/>
                <w:szCs w:val="22"/>
                <w:lang w:val="en-CA"/>
              </w:rPr>
              <w:t>OAD_NET_ELEMENT</w:t>
            </w:r>
            <w:r w:rsidRPr="001B5578">
              <w:rPr>
                <w:color w:val="FFFFFF" w:themeColor="background1"/>
                <w:sz w:val="22"/>
                <w:szCs w:val="22"/>
                <w:lang w:val="en-CA"/>
              </w:rPr>
              <w:t>.</w:t>
            </w:r>
            <w:r w:rsidR="00381E9F">
              <w:rPr>
                <w:color w:val="FFFFFF" w:themeColor="background1"/>
                <w:sz w:val="22"/>
                <w:szCs w:val="22"/>
                <w:lang w:val="en-CA"/>
              </w:rPr>
              <w:t>shp</w:t>
            </w:r>
            <w:r w:rsidRPr="001B5578">
              <w:rPr>
                <w:color w:val="FFFFFF" w:themeColor="background1"/>
                <w:sz w:val="22"/>
                <w:szCs w:val="22"/>
                <w:lang w:val="en-CA"/>
              </w:rPr>
              <w:t>:</w:t>
            </w:r>
          </w:p>
        </w:tc>
      </w:tr>
      <w:tr w:rsidR="00EC4191" w:rsidRPr="001B5578" w14:paraId="6E4B88DF" w14:textId="77777777" w:rsidTr="00444BA9">
        <w:tc>
          <w:tcPr>
            <w:tcW w:w="156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0D67FFD" w14:textId="77777777" w:rsidR="00EC4191" w:rsidRPr="001B5578" w:rsidRDefault="00EC4191" w:rsidP="00EC4191">
            <w:pPr>
              <w:jc w:val="center"/>
              <w:rPr>
                <w:color w:val="FFFFFF" w:themeColor="background1"/>
                <w:sz w:val="22"/>
                <w:szCs w:val="22"/>
                <w:lang w:val="en-CA"/>
              </w:rPr>
            </w:pPr>
            <w:r w:rsidRPr="001B5578">
              <w:rPr>
                <w:color w:val="FFFFFF" w:themeColor="background1"/>
                <w:sz w:val="22"/>
                <w:szCs w:val="22"/>
                <w:lang w:val="en-CA"/>
              </w:rPr>
              <w:t>ORN Data Tag</w:t>
            </w:r>
          </w:p>
        </w:tc>
        <w:tc>
          <w:tcPr>
            <w:tcW w:w="652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6FF90B29" w14:textId="77777777" w:rsidR="00EC4191" w:rsidRPr="001B5578" w:rsidRDefault="00EC4191" w:rsidP="00EC4191">
            <w:pPr>
              <w:jc w:val="center"/>
              <w:rPr>
                <w:color w:val="FFFFFF" w:themeColor="background1"/>
                <w:sz w:val="22"/>
                <w:szCs w:val="22"/>
                <w:lang w:val="en-CA"/>
              </w:rPr>
            </w:pPr>
            <w:r w:rsidRPr="001B5578">
              <w:rPr>
                <w:color w:val="FFFFFF" w:themeColor="background1"/>
                <w:sz w:val="22"/>
                <w:szCs w:val="22"/>
                <w:lang w:val="en-CA"/>
              </w:rPr>
              <w:t>ORN Data Description</w:t>
            </w:r>
          </w:p>
        </w:tc>
        <w:tc>
          <w:tcPr>
            <w:tcW w:w="3544" w:type="dxa"/>
            <w:tcBorders>
              <w:top w:val="single" w:sz="8" w:space="0" w:color="000000"/>
              <w:left w:val="single" w:sz="8" w:space="0" w:color="000000"/>
              <w:bottom w:val="single" w:sz="8" w:space="0" w:color="000000"/>
              <w:right w:val="single" w:sz="8" w:space="0" w:color="000000"/>
            </w:tcBorders>
            <w:shd w:val="clear" w:color="auto" w:fill="007BB8"/>
          </w:tcPr>
          <w:p w14:paraId="5BB949A8" w14:textId="0CA2F000" w:rsidR="00EC4191" w:rsidRPr="001B5578" w:rsidRDefault="00EC4191" w:rsidP="00EC4191">
            <w:pPr>
              <w:jc w:val="center"/>
              <w:rPr>
                <w:color w:val="FFFFFF" w:themeColor="background1"/>
                <w:sz w:val="22"/>
                <w:szCs w:val="22"/>
                <w:lang w:val="en-CA"/>
              </w:rPr>
            </w:pPr>
            <w:r>
              <w:rPr>
                <w:color w:val="FFFFFF" w:themeColor="background1"/>
                <w:sz w:val="22"/>
                <w:szCs w:val="22"/>
                <w:lang w:val="en-CA"/>
              </w:rPr>
              <w:t>Maps to CDT Property</w:t>
            </w:r>
          </w:p>
        </w:tc>
      </w:tr>
      <w:tr w:rsidR="00EC4191" w:rsidRPr="001B5578" w14:paraId="03B78996"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043CB" w14:textId="77777777" w:rsidR="00EC4191" w:rsidRPr="001B5578" w:rsidRDefault="00EC4191" w:rsidP="00EC4191">
            <w:pPr>
              <w:rPr>
                <w:sz w:val="22"/>
                <w:szCs w:val="22"/>
                <w:lang w:val="en-CA"/>
              </w:rPr>
            </w:pPr>
            <w:r w:rsidRPr="001B5578">
              <w:rPr>
                <w:sz w:val="22"/>
                <w:szCs w:val="22"/>
                <w:lang w:val="en-CA"/>
              </w:rPr>
              <w:br/>
              <w:t>OGF_ID</w:t>
            </w:r>
          </w:p>
          <w:p w14:paraId="62CEC0DB" w14:textId="529EBE88"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9767D" w14:textId="7B8E5A9E" w:rsidR="00EC4191" w:rsidRPr="001B5578" w:rsidRDefault="00EC4191" w:rsidP="00EC4191">
            <w:pPr>
              <w:rPr>
                <w:sz w:val="22"/>
                <w:szCs w:val="22"/>
                <w:lang w:val="en-CA"/>
              </w:rPr>
            </w:pPr>
            <w:r w:rsidRPr="001B5578">
              <w:rPr>
                <w:sz w:val="22"/>
                <w:szCs w:val="22"/>
                <w:lang w:val="en-CA"/>
              </w:rPr>
              <w:t>A unique numeric provincial identifier assigned to each object.</w:t>
            </w:r>
          </w:p>
        </w:tc>
        <w:tc>
          <w:tcPr>
            <w:tcW w:w="3544" w:type="dxa"/>
            <w:tcBorders>
              <w:top w:val="single" w:sz="8" w:space="0" w:color="000000"/>
              <w:left w:val="single" w:sz="8" w:space="0" w:color="000000"/>
              <w:bottom w:val="single" w:sz="8" w:space="0" w:color="000000"/>
              <w:right w:val="single" w:sz="8" w:space="0" w:color="000000"/>
            </w:tcBorders>
          </w:tcPr>
          <w:p w14:paraId="5B34629A" w14:textId="74F698E0" w:rsidR="00EC4191" w:rsidRPr="001B5578" w:rsidRDefault="00EC4191" w:rsidP="00EC4191">
            <w:pPr>
              <w:jc w:val="center"/>
              <w:rPr>
                <w:sz w:val="22"/>
                <w:szCs w:val="22"/>
                <w:lang w:val="en-CA"/>
              </w:rPr>
            </w:pPr>
            <w:r w:rsidRPr="001B5578">
              <w:rPr>
                <w:sz w:val="22"/>
                <w:szCs w:val="22"/>
                <w:lang w:val="en-CA"/>
              </w:rPr>
              <w:t>genprop:hasIdentifier</w:t>
            </w:r>
          </w:p>
        </w:tc>
      </w:tr>
      <w:tr w:rsidR="00EC4191" w:rsidRPr="001B5578" w14:paraId="3E039C20"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3CADF" w14:textId="38BC2461" w:rsidR="00EC4191" w:rsidRPr="001B5578" w:rsidRDefault="00EC4191" w:rsidP="00EC4191">
            <w:pPr>
              <w:rPr>
                <w:sz w:val="22"/>
                <w:szCs w:val="22"/>
                <w:lang w:val="en-CA"/>
              </w:rPr>
            </w:pPr>
            <w:r w:rsidRPr="001B5578">
              <w:rPr>
                <w:sz w:val="22"/>
                <w:szCs w:val="22"/>
                <w:lang w:val="en-CA"/>
              </w:rPr>
              <w:lastRenderedPageBreak/>
              <w:t>TO_JCT</w:t>
            </w: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ACCEA" w14:textId="24CC74FB" w:rsidR="00EC4191" w:rsidRPr="001B5578" w:rsidRDefault="00EC4191" w:rsidP="00EC4191">
            <w:pPr>
              <w:rPr>
                <w:sz w:val="22"/>
                <w:szCs w:val="22"/>
                <w:lang w:val="en-CA"/>
              </w:rPr>
            </w:pPr>
            <w:r w:rsidRPr="001B5578">
              <w:rPr>
                <w:sz w:val="22"/>
                <w:szCs w:val="22"/>
              </w:rPr>
              <w:t>The end junction for a road element or ferry connection.</w:t>
            </w:r>
          </w:p>
        </w:tc>
        <w:tc>
          <w:tcPr>
            <w:tcW w:w="3544" w:type="dxa"/>
            <w:tcBorders>
              <w:top w:val="single" w:sz="8" w:space="0" w:color="000000"/>
              <w:left w:val="single" w:sz="8" w:space="0" w:color="000000"/>
              <w:bottom w:val="single" w:sz="8" w:space="0" w:color="000000"/>
              <w:right w:val="single" w:sz="8" w:space="0" w:color="000000"/>
            </w:tcBorders>
          </w:tcPr>
          <w:p w14:paraId="6909F4DC" w14:textId="190D5C71" w:rsidR="00EC4191" w:rsidRDefault="00EC4191" w:rsidP="00EC4191">
            <w:pPr>
              <w:jc w:val="center"/>
              <w:rPr>
                <w:sz w:val="22"/>
                <w:szCs w:val="22"/>
                <w:lang w:val="en-CA"/>
              </w:rPr>
            </w:pPr>
            <w:r>
              <w:rPr>
                <w:rFonts w:eastAsia="Calibri" w:cs="Calibri"/>
                <w:color w:val="000000" w:themeColor="text1"/>
                <w:sz w:val="22"/>
                <w:szCs w:val="22"/>
              </w:rPr>
              <w:t>transnet:to</w:t>
            </w:r>
          </w:p>
        </w:tc>
      </w:tr>
      <w:tr w:rsidR="00EC4191" w:rsidRPr="001B5578" w14:paraId="2D5B9DB9"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303B3" w14:textId="77777777" w:rsidR="00EC4191" w:rsidRPr="001B5578" w:rsidRDefault="00EC4191" w:rsidP="00EC4191">
            <w:pPr>
              <w:rPr>
                <w:sz w:val="22"/>
                <w:szCs w:val="22"/>
                <w:lang w:val="en-CA"/>
              </w:rPr>
            </w:pPr>
            <w:r w:rsidRPr="001B5578">
              <w:rPr>
                <w:sz w:val="22"/>
                <w:szCs w:val="22"/>
                <w:lang w:val="en-CA"/>
              </w:rPr>
              <w:t>FROM_JCT</w:t>
            </w:r>
          </w:p>
          <w:p w14:paraId="7E56C0B9"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C7835" w14:textId="2E819124" w:rsidR="00EC4191" w:rsidRPr="001B5578" w:rsidRDefault="00EC4191" w:rsidP="00EC4191">
            <w:pPr>
              <w:rPr>
                <w:sz w:val="22"/>
                <w:szCs w:val="22"/>
                <w:lang w:val="en-CA"/>
              </w:rPr>
            </w:pPr>
            <w:r w:rsidRPr="001B5578">
              <w:rPr>
                <w:sz w:val="22"/>
                <w:szCs w:val="22"/>
                <w:lang w:val="en-CA"/>
              </w:rPr>
              <w:t>The beginning junction for a road element or ferry connection.</w:t>
            </w:r>
          </w:p>
        </w:tc>
        <w:tc>
          <w:tcPr>
            <w:tcW w:w="3544" w:type="dxa"/>
            <w:tcBorders>
              <w:top w:val="single" w:sz="8" w:space="0" w:color="000000"/>
              <w:left w:val="single" w:sz="8" w:space="0" w:color="000000"/>
              <w:bottom w:val="single" w:sz="8" w:space="0" w:color="000000"/>
              <w:right w:val="single" w:sz="8" w:space="0" w:color="000000"/>
            </w:tcBorders>
          </w:tcPr>
          <w:p w14:paraId="31F2094D" w14:textId="59FD4FAF" w:rsidR="00EC4191" w:rsidRDefault="00EC4191" w:rsidP="00EC4191">
            <w:pPr>
              <w:jc w:val="center"/>
              <w:rPr>
                <w:sz w:val="22"/>
                <w:szCs w:val="22"/>
                <w:lang w:val="en-CA"/>
              </w:rPr>
            </w:pPr>
            <w:r>
              <w:rPr>
                <w:rFonts w:eastAsia="Calibri" w:cs="Calibri"/>
                <w:color w:val="000000" w:themeColor="text1"/>
                <w:sz w:val="22"/>
                <w:szCs w:val="22"/>
              </w:rPr>
              <w:t>transnet:from</w:t>
            </w:r>
          </w:p>
        </w:tc>
      </w:tr>
      <w:tr w:rsidR="00EC4191" w:rsidRPr="001B5578" w14:paraId="5CE77E68" w14:textId="77777777" w:rsidTr="00444BA9">
        <w:trPr>
          <w:trHeight w:val="1723"/>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920C" w14:textId="320C4FF2" w:rsidR="00EC4191" w:rsidRPr="00444BA9" w:rsidRDefault="00EC4191" w:rsidP="00EC4191">
            <w:pPr>
              <w:rPr>
                <w:sz w:val="22"/>
                <w:szCs w:val="22"/>
                <w:lang w:val="en-CA"/>
              </w:rPr>
            </w:pPr>
            <w:r w:rsidRPr="001B5578">
              <w:rPr>
                <w:sz w:val="22"/>
                <w:szCs w:val="22"/>
                <w:lang w:val="en-CA"/>
              </w:rPr>
              <w:t>NID</w:t>
            </w: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2CEB1" w14:textId="10876731" w:rsidR="00EC4191" w:rsidRPr="001B5578" w:rsidRDefault="00EC4191" w:rsidP="00EC4191">
            <w:pPr>
              <w:rPr>
                <w:sz w:val="22"/>
                <w:szCs w:val="22"/>
              </w:rPr>
            </w:pPr>
            <w:r w:rsidRPr="001B5578">
              <w:rPr>
                <w:sz w:val="22"/>
                <w:szCs w:val="22"/>
                <w:lang w:val="en-CA"/>
              </w:rPr>
              <w:t>A unique national identifier assigned to a road net element, junction and selected event data such as Toll Point, Blocked Passage and Structure which are required to support the National Road Network (NRN).</w:t>
            </w:r>
          </w:p>
        </w:tc>
        <w:tc>
          <w:tcPr>
            <w:tcW w:w="3544" w:type="dxa"/>
            <w:tcBorders>
              <w:top w:val="single" w:sz="8" w:space="0" w:color="000000"/>
              <w:left w:val="single" w:sz="8" w:space="0" w:color="000000"/>
              <w:bottom w:val="single" w:sz="8" w:space="0" w:color="000000"/>
              <w:right w:val="single" w:sz="8" w:space="0" w:color="000000"/>
            </w:tcBorders>
          </w:tcPr>
          <w:p w14:paraId="0E61E6FF" w14:textId="67C5E851" w:rsidR="00EC4191" w:rsidRPr="00444BA9" w:rsidRDefault="00EC4191" w:rsidP="00EC4191">
            <w:pPr>
              <w:jc w:val="center"/>
              <w:rPr>
                <w:rFonts w:eastAsia="Calibri" w:cs="Calibri"/>
                <w:color w:val="000000" w:themeColor="text1"/>
                <w:sz w:val="22"/>
                <w:szCs w:val="22"/>
                <w:lang w:val="en-CA"/>
              </w:rPr>
            </w:pPr>
            <w:r>
              <w:rPr>
                <w:rFonts w:eastAsia="Calibri" w:cs="Calibri"/>
                <w:color w:val="000000" w:themeColor="text1"/>
                <w:sz w:val="22"/>
                <w:szCs w:val="22"/>
              </w:rPr>
              <w:t>cdt:</w:t>
            </w:r>
            <w:r w:rsidRPr="000414AC">
              <w:rPr>
                <w:rFonts w:eastAsia="Calibri" w:cs="Calibri"/>
                <w:color w:val="000000" w:themeColor="text1"/>
                <w:sz w:val="22"/>
                <w:szCs w:val="22"/>
                <w:lang w:val="en-CA"/>
              </w:rPr>
              <w:t>nationUUID</w:t>
            </w:r>
          </w:p>
        </w:tc>
      </w:tr>
      <w:tr w:rsidR="00EC4191" w:rsidRPr="001B5578" w14:paraId="17645A74"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9A91D" w14:textId="77777777" w:rsidR="00EC4191" w:rsidRPr="001B5578" w:rsidRDefault="00EC4191" w:rsidP="00EC4191">
            <w:pPr>
              <w:rPr>
                <w:sz w:val="22"/>
                <w:szCs w:val="22"/>
                <w:lang w:val="en-CA"/>
              </w:rPr>
            </w:pPr>
            <w:r w:rsidRPr="001B5578">
              <w:rPr>
                <w:sz w:val="22"/>
                <w:szCs w:val="22"/>
                <w:lang w:val="en-CA"/>
              </w:rPr>
              <w:t>DIRECTION</w:t>
            </w:r>
          </w:p>
          <w:p w14:paraId="29E92238" w14:textId="2BDADE94" w:rsidR="00EC4191" w:rsidRPr="001B5578" w:rsidRDefault="00EC4191" w:rsidP="00EC4191">
            <w:pPr>
              <w:rPr>
                <w:sz w:val="22"/>
                <w:szCs w:val="22"/>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27DE1" w14:textId="2ECD7922" w:rsidR="00EC4191" w:rsidRPr="001B5578" w:rsidRDefault="00EC4191" w:rsidP="00EC4191">
            <w:pPr>
              <w:rPr>
                <w:sz w:val="22"/>
                <w:szCs w:val="22"/>
              </w:rPr>
            </w:pPr>
            <w:r w:rsidRPr="001B5578">
              <w:rPr>
                <w:sz w:val="22"/>
                <w:szCs w:val="22"/>
                <w:lang w:val="en-CA"/>
              </w:rPr>
              <w:t>The direction(s) of vehicular or motor traffic flow. All road elements must have a direction of traffic flow assigned.</w:t>
            </w:r>
            <w:r>
              <w:rPr>
                <w:sz w:val="22"/>
                <w:szCs w:val="22"/>
                <w:lang w:val="en-CA"/>
              </w:rPr>
              <w:t xml:space="preserve"> </w:t>
            </w:r>
            <w:r w:rsidRPr="0019465D">
              <w:rPr>
                <w:sz w:val="22"/>
                <w:szCs w:val="22"/>
                <w:lang w:val="en-CA"/>
              </w:rPr>
              <w:t>Mapped using an enumeration class to capture semantic direction values (Positive, Negative, Both) in accordance with ISO 5087-3.</w:t>
            </w:r>
          </w:p>
        </w:tc>
        <w:tc>
          <w:tcPr>
            <w:tcW w:w="3544" w:type="dxa"/>
            <w:tcBorders>
              <w:top w:val="single" w:sz="8" w:space="0" w:color="000000"/>
              <w:left w:val="single" w:sz="8" w:space="0" w:color="000000"/>
              <w:bottom w:val="single" w:sz="8" w:space="0" w:color="000000"/>
              <w:right w:val="single" w:sz="8" w:space="0" w:color="000000"/>
            </w:tcBorders>
          </w:tcPr>
          <w:p w14:paraId="69ABCD42" w14:textId="77777777" w:rsidR="00EC4191" w:rsidRDefault="00EC4191" w:rsidP="00EC4191">
            <w:pPr>
              <w:jc w:val="center"/>
              <w:rPr>
                <w:rFonts w:eastAsia="Calibri" w:cs="Calibri"/>
                <w:color w:val="000000" w:themeColor="text1"/>
                <w:sz w:val="22"/>
                <w:szCs w:val="22"/>
              </w:rPr>
            </w:pPr>
            <w:r>
              <w:rPr>
                <w:rFonts w:eastAsia="Calibri" w:cs="Calibri"/>
                <w:color w:val="000000" w:themeColor="text1"/>
                <w:sz w:val="22"/>
                <w:szCs w:val="22"/>
              </w:rPr>
              <w:t>transnet:allowedDirections</w:t>
            </w:r>
          </w:p>
          <w:p w14:paraId="039F7551" w14:textId="2EA4B401" w:rsidR="00EC4191" w:rsidRPr="001B5578" w:rsidRDefault="00EC4191" w:rsidP="00EC4191">
            <w:pPr>
              <w:jc w:val="center"/>
              <w:rPr>
                <w:rFonts w:eastAsia="Calibri" w:cs="Calibri"/>
                <w:color w:val="000000" w:themeColor="text1"/>
                <w:sz w:val="22"/>
                <w:szCs w:val="22"/>
              </w:rPr>
            </w:pPr>
          </w:p>
        </w:tc>
      </w:tr>
      <w:tr w:rsidR="00EC4191" w:rsidRPr="001B5578" w14:paraId="43BA1AB9"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1F0CB" w14:textId="77777777" w:rsidR="00EC4191" w:rsidRPr="001B5578" w:rsidRDefault="00EC4191" w:rsidP="00EC4191">
            <w:pPr>
              <w:rPr>
                <w:sz w:val="22"/>
                <w:szCs w:val="22"/>
                <w:lang w:val="en-CA"/>
              </w:rPr>
            </w:pPr>
            <w:r w:rsidRPr="001B5578">
              <w:rPr>
                <w:sz w:val="22"/>
                <w:szCs w:val="22"/>
                <w:lang w:val="en-CA"/>
              </w:rPr>
              <w:t>EXIT_NUM</w:t>
            </w:r>
          </w:p>
          <w:p w14:paraId="20E499D0"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D8C03" w14:textId="18AF9851" w:rsidR="00EC4191" w:rsidRPr="001B5578" w:rsidRDefault="00EC4191" w:rsidP="00EC4191">
            <w:pPr>
              <w:rPr>
                <w:sz w:val="22"/>
                <w:szCs w:val="22"/>
                <w:lang w:val="en-CA"/>
              </w:rPr>
            </w:pPr>
            <w:r w:rsidRPr="001B5578">
              <w:rPr>
                <w:sz w:val="22"/>
                <w:szCs w:val="22"/>
                <w:lang w:val="en-CA"/>
              </w:rPr>
              <w:t>The number of an exit on or off a freeway, expressway or highway, assigned by an administrating body and is represented by a valid number or character.</w:t>
            </w:r>
          </w:p>
        </w:tc>
        <w:tc>
          <w:tcPr>
            <w:tcW w:w="3544" w:type="dxa"/>
            <w:tcBorders>
              <w:top w:val="single" w:sz="8" w:space="0" w:color="000000"/>
              <w:left w:val="single" w:sz="8" w:space="0" w:color="000000"/>
              <w:bottom w:val="single" w:sz="8" w:space="0" w:color="000000"/>
              <w:right w:val="single" w:sz="8" w:space="0" w:color="000000"/>
            </w:tcBorders>
          </w:tcPr>
          <w:p w14:paraId="0520506D" w14:textId="210DEF5E" w:rsidR="00EC4191" w:rsidRDefault="00EC4191" w:rsidP="00EC4191">
            <w:pPr>
              <w:jc w:val="center"/>
              <w:rPr>
                <w:sz w:val="22"/>
                <w:szCs w:val="22"/>
                <w:lang w:val="en-CA"/>
              </w:rPr>
            </w:pPr>
            <w:r w:rsidRPr="001B5578">
              <w:rPr>
                <w:sz w:val="22"/>
                <w:szCs w:val="22"/>
                <w:lang w:val="en-CA"/>
              </w:rPr>
              <w:t>cdt:exitNum</w:t>
            </w:r>
          </w:p>
        </w:tc>
      </w:tr>
      <w:tr w:rsidR="00EC4191" w:rsidRPr="001B5578" w14:paraId="5A860F27"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39CBC" w14:textId="7E7B67A7" w:rsidR="00EC4191" w:rsidRPr="001B5578" w:rsidRDefault="00EC4191" w:rsidP="00EC4191">
            <w:pPr>
              <w:rPr>
                <w:sz w:val="22"/>
                <w:szCs w:val="22"/>
                <w:lang w:val="en-CA"/>
              </w:rPr>
            </w:pPr>
            <w:r w:rsidRPr="001B5578">
              <w:rPr>
                <w:sz w:val="22"/>
                <w:szCs w:val="22"/>
                <w:lang w:val="en-CA"/>
              </w:rPr>
              <w:t>TOLL_ROAD</w:t>
            </w: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0A253" w14:textId="32CB0FFE" w:rsidR="00EC4191" w:rsidRPr="001B5578" w:rsidRDefault="00EC4191" w:rsidP="00EC4191">
            <w:pPr>
              <w:rPr>
                <w:sz w:val="22"/>
                <w:szCs w:val="22"/>
                <w:lang w:val="en-CA"/>
              </w:rPr>
            </w:pPr>
            <w:r w:rsidRPr="001B5578">
              <w:rPr>
                <w:sz w:val="22"/>
                <w:szCs w:val="22"/>
                <w:lang w:val="en-CA"/>
              </w:rPr>
              <w:t>Indicates if the road net element is a toll road. </w:t>
            </w:r>
          </w:p>
        </w:tc>
        <w:tc>
          <w:tcPr>
            <w:tcW w:w="3544" w:type="dxa"/>
            <w:tcBorders>
              <w:top w:val="single" w:sz="8" w:space="0" w:color="000000"/>
              <w:left w:val="single" w:sz="8" w:space="0" w:color="000000"/>
              <w:bottom w:val="single" w:sz="8" w:space="0" w:color="000000"/>
              <w:right w:val="single" w:sz="8" w:space="0" w:color="000000"/>
            </w:tcBorders>
          </w:tcPr>
          <w:p w14:paraId="2B6EF3A7" w14:textId="1723314D" w:rsidR="00EC4191" w:rsidRDefault="00EC4191" w:rsidP="00EC4191">
            <w:pPr>
              <w:jc w:val="center"/>
              <w:rPr>
                <w:sz w:val="22"/>
                <w:szCs w:val="22"/>
                <w:lang w:val="en-CA"/>
              </w:rPr>
            </w:pPr>
            <w:r w:rsidRPr="001B5578">
              <w:rPr>
                <w:sz w:val="22"/>
                <w:szCs w:val="22"/>
                <w:lang w:val="en-CA"/>
              </w:rPr>
              <w:t>cdt:tollRoadIND</w:t>
            </w:r>
          </w:p>
        </w:tc>
      </w:tr>
      <w:tr w:rsidR="00EC4191" w:rsidRPr="001B5578" w14:paraId="0E597EB1"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15F10" w14:textId="77777777" w:rsidR="00EC4191" w:rsidRPr="001B5578" w:rsidRDefault="00EC4191" w:rsidP="00EC4191">
            <w:pPr>
              <w:rPr>
                <w:sz w:val="22"/>
                <w:szCs w:val="22"/>
                <w:lang w:val="en-CA"/>
              </w:rPr>
            </w:pPr>
            <w:r w:rsidRPr="001B5578">
              <w:rPr>
                <w:sz w:val="22"/>
                <w:szCs w:val="22"/>
                <w:lang w:val="en-CA"/>
              </w:rPr>
              <w:t>ACQTECH</w:t>
            </w:r>
          </w:p>
          <w:p w14:paraId="31F7CBA2"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4F654" w14:textId="77777777" w:rsidR="00EC4191" w:rsidRDefault="00EC4191" w:rsidP="00EC4191">
            <w:pPr>
              <w:rPr>
                <w:sz w:val="22"/>
                <w:szCs w:val="22"/>
                <w:lang w:val="en-CA"/>
              </w:rPr>
            </w:pPr>
            <w:r w:rsidRPr="001B5578">
              <w:rPr>
                <w:sz w:val="22"/>
                <w:szCs w:val="22"/>
                <w:lang w:val="en-CA"/>
              </w:rPr>
              <w:t>The type of data source or technique used to create or revise the road net element. </w:t>
            </w:r>
          </w:p>
          <w:p w14:paraId="0A4BE16B" w14:textId="006AD09B" w:rsidR="00EC4191" w:rsidRPr="001B5578" w:rsidRDefault="00EC4191" w:rsidP="00EC4191">
            <w:pPr>
              <w:jc w:val="center"/>
              <w:rPr>
                <w:sz w:val="22"/>
                <w:szCs w:val="22"/>
                <w:lang w:val="en-CA"/>
              </w:rPr>
            </w:pPr>
            <w:r w:rsidRPr="006F07AA">
              <w:rPr>
                <w:noProof/>
                <w:sz w:val="22"/>
                <w:szCs w:val="22"/>
                <w:lang w:val="en-CA"/>
              </w:rPr>
              <w:lastRenderedPageBreak/>
              <w:drawing>
                <wp:inline distT="0" distB="0" distL="0" distR="0" wp14:anchorId="1CD186DA" wp14:editId="5535AB32">
                  <wp:extent cx="2228850" cy="3811888"/>
                  <wp:effectExtent l="0" t="0" r="0" b="0"/>
                  <wp:docPr id="10452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9124" name=""/>
                          <pic:cNvPicPr/>
                        </pic:nvPicPr>
                        <pic:blipFill>
                          <a:blip r:embed="rId50"/>
                          <a:stretch>
                            <a:fillRect/>
                          </a:stretch>
                        </pic:blipFill>
                        <pic:spPr>
                          <a:xfrm>
                            <a:off x="0" y="0"/>
                            <a:ext cx="2262542" cy="3869509"/>
                          </a:xfrm>
                          <a:prstGeom prst="rect">
                            <a:avLst/>
                          </a:prstGeom>
                        </pic:spPr>
                      </pic:pic>
                    </a:graphicData>
                  </a:graphic>
                </wp:inline>
              </w:drawing>
            </w:r>
          </w:p>
        </w:tc>
        <w:tc>
          <w:tcPr>
            <w:tcW w:w="3544" w:type="dxa"/>
            <w:tcBorders>
              <w:top w:val="single" w:sz="8" w:space="0" w:color="000000"/>
              <w:left w:val="single" w:sz="8" w:space="0" w:color="000000"/>
              <w:bottom w:val="single" w:sz="8" w:space="0" w:color="000000"/>
              <w:right w:val="single" w:sz="8" w:space="0" w:color="000000"/>
            </w:tcBorders>
          </w:tcPr>
          <w:p w14:paraId="472916B8" w14:textId="10D742DB" w:rsidR="00EC4191" w:rsidRDefault="00EC4191" w:rsidP="00EC4191">
            <w:pPr>
              <w:jc w:val="center"/>
              <w:rPr>
                <w:sz w:val="22"/>
                <w:szCs w:val="22"/>
                <w:lang w:val="en-CA"/>
              </w:rPr>
            </w:pPr>
            <w:r w:rsidRPr="001B5578">
              <w:rPr>
                <w:sz w:val="22"/>
                <w:szCs w:val="22"/>
                <w:lang w:val="en-CA"/>
              </w:rPr>
              <w:lastRenderedPageBreak/>
              <w:t>cdt:</w:t>
            </w:r>
            <w:r>
              <w:rPr>
                <w:sz w:val="22"/>
                <w:szCs w:val="22"/>
                <w:lang w:val="en-CA"/>
              </w:rPr>
              <w:t>hasacquisition</w:t>
            </w:r>
            <w:r w:rsidRPr="001B5578">
              <w:rPr>
                <w:sz w:val="22"/>
                <w:szCs w:val="22"/>
                <w:lang w:val="en-CA"/>
              </w:rPr>
              <w:t>Technique</w:t>
            </w:r>
          </w:p>
        </w:tc>
      </w:tr>
      <w:tr w:rsidR="00EC4191" w:rsidRPr="001B5578" w14:paraId="07DA19D6"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ED2CD" w14:textId="77777777" w:rsidR="00EC4191" w:rsidRPr="001B5578" w:rsidRDefault="00EC4191" w:rsidP="00EC4191">
            <w:pPr>
              <w:rPr>
                <w:sz w:val="22"/>
                <w:szCs w:val="22"/>
                <w:lang w:val="en-CA"/>
              </w:rPr>
            </w:pPr>
            <w:r w:rsidRPr="001B5578">
              <w:rPr>
                <w:sz w:val="22"/>
                <w:szCs w:val="22"/>
                <w:lang w:val="en-CA"/>
              </w:rPr>
              <w:t>CREDATE</w:t>
            </w:r>
          </w:p>
          <w:p w14:paraId="354AA883"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F7785" w14:textId="5789DA70" w:rsidR="00EC4191" w:rsidRPr="001B5578" w:rsidRDefault="00EC4191" w:rsidP="00EC4191">
            <w:pPr>
              <w:rPr>
                <w:sz w:val="22"/>
                <w:szCs w:val="22"/>
                <w:lang w:val="en-CA"/>
              </w:rPr>
            </w:pPr>
            <w:r w:rsidRPr="001B5578">
              <w:rPr>
                <w:sz w:val="22"/>
                <w:szCs w:val="22"/>
                <w:lang w:val="en-CA"/>
              </w:rPr>
              <w:t>The date the road net element was originally created. </w:t>
            </w:r>
          </w:p>
        </w:tc>
        <w:tc>
          <w:tcPr>
            <w:tcW w:w="3544" w:type="dxa"/>
            <w:tcBorders>
              <w:top w:val="single" w:sz="8" w:space="0" w:color="000000"/>
              <w:left w:val="single" w:sz="8" w:space="0" w:color="000000"/>
              <w:bottom w:val="single" w:sz="8" w:space="0" w:color="000000"/>
              <w:right w:val="single" w:sz="8" w:space="0" w:color="000000"/>
            </w:tcBorders>
          </w:tcPr>
          <w:p w14:paraId="1CBAAEE8" w14:textId="77777777" w:rsidR="00EC4191" w:rsidRDefault="00EC4191" w:rsidP="00EC4191">
            <w:pPr>
              <w:jc w:val="center"/>
              <w:rPr>
                <w:sz w:val="22"/>
                <w:szCs w:val="22"/>
                <w:lang w:val="en-CA"/>
              </w:rPr>
            </w:pPr>
            <w:r>
              <w:rPr>
                <w:sz w:val="22"/>
                <w:szCs w:val="22"/>
                <w:lang w:val="en-CA"/>
              </w:rPr>
              <w:t>cdt</w:t>
            </w:r>
            <w:r w:rsidRPr="001B5578">
              <w:rPr>
                <w:sz w:val="22"/>
                <w:szCs w:val="22"/>
                <w:lang w:val="en-CA"/>
              </w:rPr>
              <w:t>:creation</w:t>
            </w:r>
            <w:r>
              <w:rPr>
                <w:sz w:val="22"/>
                <w:szCs w:val="22"/>
                <w:lang w:val="en-CA"/>
              </w:rPr>
              <w:t>Date</w:t>
            </w:r>
          </w:p>
          <w:p w14:paraId="210CEC83" w14:textId="413F1600" w:rsidR="00EC4191" w:rsidRDefault="00EC4191" w:rsidP="00EC4191">
            <w:pPr>
              <w:jc w:val="center"/>
              <w:rPr>
                <w:sz w:val="22"/>
                <w:szCs w:val="22"/>
                <w:lang w:val="en-CA"/>
              </w:rPr>
            </w:pPr>
          </w:p>
        </w:tc>
      </w:tr>
      <w:tr w:rsidR="00EC4191" w:rsidRPr="001B5578" w14:paraId="4422F6FE"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DDDF7" w14:textId="77777777" w:rsidR="00EC4191" w:rsidRPr="001B5578" w:rsidRDefault="00EC4191" w:rsidP="00EC4191">
            <w:pPr>
              <w:rPr>
                <w:sz w:val="22"/>
                <w:szCs w:val="22"/>
                <w:lang w:val="en-CA"/>
              </w:rPr>
            </w:pPr>
            <w:r w:rsidRPr="001B5578">
              <w:rPr>
                <w:sz w:val="22"/>
                <w:szCs w:val="22"/>
                <w:lang w:val="en-CA"/>
              </w:rPr>
              <w:t>REVDATE</w:t>
            </w:r>
          </w:p>
          <w:p w14:paraId="4A62A9AD"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43D12" w14:textId="0389406C" w:rsidR="00EC4191" w:rsidRPr="001B5578" w:rsidRDefault="00EC4191" w:rsidP="00EC4191">
            <w:pPr>
              <w:rPr>
                <w:sz w:val="22"/>
                <w:szCs w:val="22"/>
                <w:lang w:val="en-CA"/>
              </w:rPr>
            </w:pPr>
            <w:r w:rsidRPr="001B5578">
              <w:rPr>
                <w:sz w:val="22"/>
                <w:szCs w:val="22"/>
                <w:lang w:val="en-CA"/>
              </w:rPr>
              <w:t>The date the road net element was last revised or updated. </w:t>
            </w:r>
          </w:p>
        </w:tc>
        <w:tc>
          <w:tcPr>
            <w:tcW w:w="3544" w:type="dxa"/>
            <w:tcBorders>
              <w:top w:val="single" w:sz="8" w:space="0" w:color="000000"/>
              <w:left w:val="single" w:sz="8" w:space="0" w:color="000000"/>
              <w:bottom w:val="single" w:sz="8" w:space="0" w:color="000000"/>
              <w:right w:val="single" w:sz="8" w:space="0" w:color="000000"/>
            </w:tcBorders>
          </w:tcPr>
          <w:p w14:paraId="35EC4515" w14:textId="659932CF" w:rsidR="00EC4191" w:rsidRDefault="00EC4191" w:rsidP="00EC4191">
            <w:pPr>
              <w:jc w:val="center"/>
              <w:rPr>
                <w:sz w:val="22"/>
                <w:szCs w:val="22"/>
                <w:lang w:val="en-CA"/>
              </w:rPr>
            </w:pPr>
            <w:r>
              <w:rPr>
                <w:sz w:val="22"/>
                <w:szCs w:val="22"/>
                <w:lang w:val="en-CA"/>
              </w:rPr>
              <w:t>cdt:</w:t>
            </w:r>
            <w:r w:rsidRPr="00B64FCD">
              <w:rPr>
                <w:sz w:val="22"/>
                <w:szCs w:val="22"/>
                <w:lang w:val="en-CA"/>
              </w:rPr>
              <w:t>revisionDate</w:t>
            </w:r>
          </w:p>
        </w:tc>
      </w:tr>
      <w:tr w:rsidR="00EC4191" w:rsidRPr="001B5578" w14:paraId="7BBA304A"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93418" w14:textId="77777777" w:rsidR="00EC4191" w:rsidRPr="001B5578" w:rsidRDefault="00EC4191" w:rsidP="00EC4191">
            <w:pPr>
              <w:rPr>
                <w:sz w:val="22"/>
                <w:szCs w:val="22"/>
                <w:lang w:val="en-CA"/>
              </w:rPr>
            </w:pPr>
            <w:r w:rsidRPr="001B5578">
              <w:rPr>
                <w:sz w:val="22"/>
                <w:szCs w:val="22"/>
                <w:lang w:val="en-CA"/>
              </w:rPr>
              <w:t>GEO_UPD_DT</w:t>
            </w:r>
          </w:p>
          <w:p w14:paraId="05D35753"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9B03F" w14:textId="1BD053CA" w:rsidR="00EC4191" w:rsidRPr="001B5578" w:rsidRDefault="00EC4191" w:rsidP="00EC4191">
            <w:pPr>
              <w:rPr>
                <w:sz w:val="22"/>
                <w:szCs w:val="22"/>
                <w:lang w:val="en-CA"/>
              </w:rPr>
            </w:pPr>
            <w:r w:rsidRPr="001B5578">
              <w:rPr>
                <w:sz w:val="22"/>
                <w:szCs w:val="22"/>
                <w:lang w:val="en-CA"/>
              </w:rPr>
              <w:t>Date/time the geometry was created or last modified in the source database. </w:t>
            </w:r>
          </w:p>
        </w:tc>
        <w:tc>
          <w:tcPr>
            <w:tcW w:w="3544" w:type="dxa"/>
            <w:tcBorders>
              <w:top w:val="single" w:sz="8" w:space="0" w:color="000000"/>
              <w:left w:val="single" w:sz="8" w:space="0" w:color="000000"/>
              <w:bottom w:val="single" w:sz="8" w:space="0" w:color="000000"/>
              <w:right w:val="single" w:sz="8" w:space="0" w:color="000000"/>
            </w:tcBorders>
          </w:tcPr>
          <w:p w14:paraId="1B8295D1" w14:textId="48B97BDB" w:rsidR="00EC4191" w:rsidRDefault="00EC4191" w:rsidP="00EC4191">
            <w:pPr>
              <w:jc w:val="center"/>
              <w:rPr>
                <w:sz w:val="22"/>
                <w:szCs w:val="22"/>
                <w:lang w:val="en-CA"/>
              </w:rPr>
            </w:pPr>
            <w:r w:rsidRPr="001B5578">
              <w:rPr>
                <w:sz w:val="22"/>
                <w:szCs w:val="22"/>
                <w:lang w:val="en-CA"/>
              </w:rPr>
              <w:t>cdt:geoUpdateDate</w:t>
            </w:r>
          </w:p>
        </w:tc>
      </w:tr>
      <w:tr w:rsidR="00EC4191" w:rsidRPr="001B5578" w14:paraId="52E95A25"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B2269" w14:textId="77777777" w:rsidR="00EC4191" w:rsidRPr="001B5578" w:rsidRDefault="00EC4191" w:rsidP="00EC4191">
            <w:pPr>
              <w:rPr>
                <w:sz w:val="22"/>
                <w:szCs w:val="22"/>
                <w:lang w:val="en-CA"/>
              </w:rPr>
            </w:pPr>
            <w:r w:rsidRPr="001B5578">
              <w:rPr>
                <w:sz w:val="22"/>
                <w:szCs w:val="22"/>
                <w:lang w:val="en-CA"/>
              </w:rPr>
              <w:t>EFF_DATE</w:t>
            </w:r>
          </w:p>
          <w:p w14:paraId="6CC50FA4"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5F47F" w14:textId="6BD3C832" w:rsidR="00EC4191" w:rsidRPr="001B5578" w:rsidRDefault="00EC4191" w:rsidP="00EC4191">
            <w:pPr>
              <w:rPr>
                <w:sz w:val="22"/>
                <w:szCs w:val="22"/>
                <w:lang w:val="en-CA"/>
              </w:rPr>
            </w:pPr>
            <w:r w:rsidRPr="001B5578">
              <w:rPr>
                <w:sz w:val="22"/>
                <w:szCs w:val="22"/>
                <w:lang w:val="en-CA"/>
              </w:rPr>
              <w:t>Date/time the record was created or last modified in the source database. </w:t>
            </w:r>
          </w:p>
        </w:tc>
        <w:tc>
          <w:tcPr>
            <w:tcW w:w="3544" w:type="dxa"/>
            <w:tcBorders>
              <w:top w:val="single" w:sz="8" w:space="0" w:color="000000"/>
              <w:left w:val="single" w:sz="8" w:space="0" w:color="000000"/>
              <w:bottom w:val="single" w:sz="8" w:space="0" w:color="000000"/>
              <w:right w:val="single" w:sz="8" w:space="0" w:color="000000"/>
            </w:tcBorders>
          </w:tcPr>
          <w:p w14:paraId="73109032" w14:textId="77777777" w:rsidR="00EC4191" w:rsidRPr="001B5578" w:rsidRDefault="00EC4191" w:rsidP="00EC4191">
            <w:pPr>
              <w:jc w:val="center"/>
              <w:rPr>
                <w:sz w:val="22"/>
                <w:szCs w:val="22"/>
                <w:lang w:val="en-CA"/>
              </w:rPr>
            </w:pPr>
            <w:r w:rsidRPr="001B5578">
              <w:rPr>
                <w:sz w:val="22"/>
                <w:szCs w:val="22"/>
                <w:lang w:val="en-CA"/>
              </w:rPr>
              <w:t>cdt:effectiveDate</w:t>
            </w:r>
          </w:p>
          <w:p w14:paraId="26A995ED" w14:textId="7BA7A38A" w:rsidR="00EC4191" w:rsidRDefault="00EC4191" w:rsidP="00EC4191">
            <w:pPr>
              <w:jc w:val="center"/>
              <w:rPr>
                <w:sz w:val="22"/>
                <w:szCs w:val="22"/>
                <w:lang w:val="en-CA"/>
              </w:rPr>
            </w:pPr>
          </w:p>
        </w:tc>
      </w:tr>
      <w:tr w:rsidR="00EC4191" w:rsidRPr="000414AC" w14:paraId="1B054DEA"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06D43" w14:textId="77777777" w:rsidR="00EC4191" w:rsidRPr="001B5578" w:rsidRDefault="00EC4191" w:rsidP="00EC4191">
            <w:pPr>
              <w:rPr>
                <w:sz w:val="22"/>
                <w:szCs w:val="22"/>
                <w:lang w:val="en-CA"/>
              </w:rPr>
            </w:pPr>
            <w:r w:rsidRPr="001B5578">
              <w:rPr>
                <w:sz w:val="22"/>
                <w:szCs w:val="22"/>
                <w:lang w:val="en-CA"/>
              </w:rPr>
              <w:t>LENGTH</w:t>
            </w:r>
          </w:p>
          <w:p w14:paraId="4DBC929C" w14:textId="77777777" w:rsidR="00EC4191" w:rsidRPr="009454ED"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13A65" w14:textId="77777777" w:rsidR="00EC4191" w:rsidRPr="009454ED" w:rsidRDefault="00EC4191" w:rsidP="00EC4191">
            <w:pPr>
              <w:rPr>
                <w:sz w:val="22"/>
                <w:szCs w:val="22"/>
                <w:lang w:val="en-CA"/>
              </w:rPr>
            </w:pPr>
            <w:r w:rsidRPr="001B5578">
              <w:rPr>
                <w:sz w:val="22"/>
                <w:szCs w:val="22"/>
                <w:lang w:val="en-CA"/>
              </w:rPr>
              <w:t>The measured planimetric length of a road net element in meters. </w:t>
            </w:r>
          </w:p>
        </w:tc>
        <w:tc>
          <w:tcPr>
            <w:tcW w:w="3544" w:type="dxa"/>
            <w:tcBorders>
              <w:top w:val="single" w:sz="8" w:space="0" w:color="000000"/>
              <w:left w:val="single" w:sz="8" w:space="0" w:color="000000"/>
              <w:bottom w:val="single" w:sz="8" w:space="0" w:color="000000"/>
              <w:right w:val="single" w:sz="8" w:space="0" w:color="000000"/>
            </w:tcBorders>
          </w:tcPr>
          <w:p w14:paraId="664C5FD5" w14:textId="0C332907" w:rsidR="00EC4191" w:rsidRPr="009454ED" w:rsidRDefault="00EC4191" w:rsidP="00EC4191">
            <w:pPr>
              <w:jc w:val="center"/>
              <w:rPr>
                <w:sz w:val="22"/>
                <w:szCs w:val="22"/>
                <w:lang w:val="en-CA"/>
              </w:rPr>
            </w:pPr>
            <w:r w:rsidRPr="009454ED">
              <w:rPr>
                <w:sz w:val="22"/>
                <w:szCs w:val="22"/>
                <w:lang w:val="en-CA"/>
              </w:rPr>
              <w:t>cdt:length</w:t>
            </w:r>
          </w:p>
        </w:tc>
      </w:tr>
      <w:tr w:rsidR="00EC4191" w14:paraId="33901C47" w14:textId="77777777" w:rsidTr="00A176C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89693" w14:textId="77777777" w:rsidR="00EC4191" w:rsidRPr="001B5578" w:rsidRDefault="00EC4191" w:rsidP="00EC4191">
            <w:pPr>
              <w:rPr>
                <w:sz w:val="22"/>
                <w:szCs w:val="22"/>
                <w:lang w:val="en-CA"/>
              </w:rPr>
            </w:pPr>
            <w:r w:rsidRPr="001B5578">
              <w:rPr>
                <w:sz w:val="22"/>
                <w:szCs w:val="22"/>
                <w:lang w:val="en-CA"/>
              </w:rPr>
              <w:lastRenderedPageBreak/>
              <w:t>ACCURACY </w:t>
            </w:r>
          </w:p>
          <w:p w14:paraId="2FC5531B"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1F425" w14:textId="77777777" w:rsidR="00EC4191" w:rsidRPr="001B5578" w:rsidRDefault="00EC4191" w:rsidP="00EC4191">
            <w:pPr>
              <w:rPr>
                <w:sz w:val="22"/>
                <w:szCs w:val="22"/>
                <w:lang w:val="en-CA"/>
              </w:rPr>
            </w:pPr>
            <w:r w:rsidRPr="001B5578">
              <w:rPr>
                <w:sz w:val="22"/>
                <w:szCs w:val="22"/>
                <w:lang w:val="en-CA"/>
              </w:rPr>
              <w:t>A statement that identifies the positional accuracy of the ORN road geometry, in metres.</w:t>
            </w:r>
          </w:p>
        </w:tc>
        <w:tc>
          <w:tcPr>
            <w:tcW w:w="3544" w:type="dxa"/>
            <w:tcBorders>
              <w:top w:val="single" w:sz="8" w:space="0" w:color="000000"/>
              <w:left w:val="single" w:sz="8" w:space="0" w:color="000000"/>
              <w:bottom w:val="single" w:sz="8" w:space="0" w:color="000000"/>
              <w:right w:val="single" w:sz="8" w:space="0" w:color="000000"/>
            </w:tcBorders>
          </w:tcPr>
          <w:p w14:paraId="32745290" w14:textId="13B67329" w:rsidR="00EC4191" w:rsidRDefault="00EC4191" w:rsidP="00F92ECC">
            <w:pPr>
              <w:keepNext/>
              <w:jc w:val="center"/>
              <w:rPr>
                <w:sz w:val="22"/>
                <w:szCs w:val="22"/>
                <w:lang w:val="en-CA"/>
              </w:rPr>
              <w:pPrChange w:id="159" w:author="Divnoor Pal Chatha" w:date="2025-06-25T16:42:00Z" w16du:dateUtc="2025-06-25T20:42:00Z">
                <w:pPr>
                  <w:jc w:val="center"/>
                </w:pPr>
              </w:pPrChange>
            </w:pPr>
            <w:r w:rsidRPr="009454ED">
              <w:rPr>
                <w:sz w:val="22"/>
                <w:szCs w:val="22"/>
                <w:lang w:val="en-CA"/>
              </w:rPr>
              <w:t>cdt:roadAbsoluteAccuracy</w:t>
            </w:r>
          </w:p>
        </w:tc>
      </w:tr>
    </w:tbl>
    <w:p w14:paraId="19E25A66" w14:textId="6B6D4920" w:rsidR="00F92ECC" w:rsidRDefault="00F92ECC">
      <w:pPr>
        <w:pStyle w:val="Caption"/>
        <w:rPr>
          <w:ins w:id="160" w:author="Divnoor Pal Chatha" w:date="2025-06-25T16:42:00Z" w16du:dateUtc="2025-06-25T20:42:00Z"/>
        </w:rPr>
      </w:pPr>
      <w:ins w:id="161" w:author="Divnoor Pal Chatha" w:date="2025-06-25T16:42:00Z" w16du:dateUtc="2025-06-25T20:42:00Z">
        <w:r>
          <w:t xml:space="preserve">Table </w:t>
        </w:r>
        <w:r>
          <w:fldChar w:fldCharType="begin"/>
        </w:r>
        <w:r>
          <w:instrText xml:space="preserve"> SEQ Table \* ARABIC </w:instrText>
        </w:r>
      </w:ins>
      <w:r>
        <w:fldChar w:fldCharType="separate"/>
      </w:r>
      <w:ins w:id="162" w:author="Divnoor Pal Chatha" w:date="2025-06-25T17:04:00Z" w16du:dateUtc="2025-06-25T21:04:00Z">
        <w:r w:rsidR="005D763A">
          <w:rPr>
            <w:noProof/>
          </w:rPr>
          <w:t>4</w:t>
        </w:r>
      </w:ins>
      <w:ins w:id="163" w:author="Divnoor Pal Chatha" w:date="2025-06-25T16:42:00Z" w16du:dateUtc="2025-06-25T20:42:00Z">
        <w:r>
          <w:fldChar w:fldCharType="end"/>
        </w:r>
        <w:r>
          <w:t xml:space="preserve">: </w:t>
        </w:r>
        <w:r w:rsidRPr="00FD199C">
          <w:t>Mapping ORN_ROAD_NET_ELEMENT.shp Road Link data to City Digital Twin</w:t>
        </w:r>
      </w:ins>
    </w:p>
    <w:p w14:paraId="3DE53588" w14:textId="1F876B19" w:rsidR="0095411E" w:rsidRPr="00CB6367" w:rsidRDefault="0095411E" w:rsidP="0095411E">
      <w:pPr>
        <w:rPr>
          <w:b/>
          <w:bCs/>
          <w:sz w:val="22"/>
          <w:szCs w:val="22"/>
          <w:lang w:val="en-CA"/>
        </w:rPr>
      </w:pPr>
      <w:del w:id="164" w:author="Divnoor Pal Chatha" w:date="2025-06-25T16:42:00Z" w16du:dateUtc="2025-06-25T20:42:00Z">
        <w:r w:rsidDel="00F92ECC">
          <w:rPr>
            <w:b/>
            <w:bCs/>
            <w:sz w:val="22"/>
            <w:szCs w:val="22"/>
            <w:lang w:val="en-CA"/>
          </w:rPr>
          <w:delText xml:space="preserve">Table 3: </w:delText>
        </w:r>
        <w:r w:rsidRPr="00E95CB6" w:rsidDel="00F92ECC">
          <w:rPr>
            <w:sz w:val="22"/>
            <w:szCs w:val="22"/>
          </w:rPr>
          <w:delText xml:space="preserve">Mapping </w:delText>
        </w:r>
        <w:r w:rsidR="00B20927" w:rsidRPr="00B20927" w:rsidDel="00F92ECC">
          <w:rPr>
            <w:sz w:val="22"/>
            <w:szCs w:val="22"/>
          </w:rPr>
          <w:delText>ORN_ROAD_NET_ELEMENT.shp</w:delText>
        </w:r>
        <w:r w:rsidR="002D0E56" w:rsidDel="00F92ECC">
          <w:rPr>
            <w:sz w:val="22"/>
            <w:szCs w:val="22"/>
          </w:rPr>
          <w:delText xml:space="preserve"> Road Link data</w:delText>
        </w:r>
        <w:r w:rsidR="00B20927" w:rsidRPr="00B20927" w:rsidDel="00F92ECC">
          <w:rPr>
            <w:sz w:val="22"/>
            <w:szCs w:val="22"/>
          </w:rPr>
          <w:delText xml:space="preserve"> </w:delText>
        </w:r>
        <w:r w:rsidRPr="00E95CB6" w:rsidDel="00F92ECC">
          <w:rPr>
            <w:sz w:val="22"/>
            <w:szCs w:val="22"/>
          </w:rPr>
          <w:delText>to City Digital Twin</w:delText>
        </w:r>
      </w:del>
    </w:p>
    <w:p w14:paraId="1482D263" w14:textId="77777777" w:rsidR="00E138ED" w:rsidRDefault="00E138ED" w:rsidP="009E7672">
      <w:pPr>
        <w:rPr>
          <w:b/>
          <w:bCs/>
          <w:sz w:val="22"/>
          <w:szCs w:val="22"/>
          <w:lang w:val="en-CA"/>
        </w:rPr>
      </w:pPr>
    </w:p>
    <w:p w14:paraId="70B9FCD2" w14:textId="485C35A5" w:rsidR="009C4974" w:rsidRDefault="00932C51" w:rsidP="009E7672">
      <w:pPr>
        <w:rPr>
          <w:sz w:val="22"/>
          <w:szCs w:val="22"/>
          <w:lang w:val="en-CA"/>
        </w:rPr>
      </w:pPr>
      <w:r w:rsidRPr="00932C51">
        <w:rPr>
          <w:b/>
          <w:bCs/>
          <w:sz w:val="22"/>
          <w:szCs w:val="22"/>
          <w:lang w:val="en-CA"/>
        </w:rPr>
        <w:t>ORN_SPEED_LIMIT.csv:</w:t>
      </w:r>
      <w:r w:rsidRPr="001B5578">
        <w:rPr>
          <w:sz w:val="22"/>
          <w:szCs w:val="22"/>
          <w:lang w:val="en-CA"/>
        </w:rPr>
        <w:t xml:space="preserve"> The maximum speed limit assigned to a road element in kilometres per hour in accordance with Municipal By-Laws or Provincial Law. In cases where a road element has more than one speed limit value, the speed limit of the longest portion of the road element is supplied.</w:t>
      </w:r>
    </w:p>
    <w:tbl>
      <w:tblPr>
        <w:tblStyle w:val="TableGrid"/>
        <w:tblW w:w="11624" w:type="dxa"/>
        <w:tblInd w:w="-1139" w:type="dxa"/>
        <w:tblLook w:val="04A0" w:firstRow="1" w:lastRow="0" w:firstColumn="1" w:lastColumn="0" w:noHBand="0" w:noVBand="1"/>
      </w:tblPr>
      <w:tblGrid>
        <w:gridCol w:w="1867"/>
        <w:gridCol w:w="5221"/>
        <w:gridCol w:w="4536"/>
      </w:tblGrid>
      <w:tr w:rsidR="007540F6" w14:paraId="2B3DD245" w14:textId="77777777">
        <w:trPr>
          <w:trHeight w:val="760"/>
        </w:trPr>
        <w:tc>
          <w:tcPr>
            <w:tcW w:w="11624" w:type="dxa"/>
            <w:gridSpan w:val="3"/>
            <w:shd w:val="clear" w:color="auto" w:fill="007BB8"/>
          </w:tcPr>
          <w:p w14:paraId="166F7281" w14:textId="77777777" w:rsidR="007540F6" w:rsidRDefault="007540F6" w:rsidP="00A176C9">
            <w:pPr>
              <w:jc w:val="center"/>
              <w:rPr>
                <w:color w:val="FFFFFF" w:themeColor="background1"/>
                <w:sz w:val="22"/>
                <w:szCs w:val="22"/>
                <w:lang w:val="en-CA"/>
              </w:rPr>
            </w:pPr>
          </w:p>
          <w:p w14:paraId="4C887D5A" w14:textId="77777777" w:rsidR="007540F6" w:rsidRDefault="007540F6" w:rsidP="00A176C9">
            <w:pPr>
              <w:jc w:val="center"/>
              <w:rPr>
                <w:sz w:val="22"/>
                <w:szCs w:val="22"/>
                <w:lang w:val="en-CA"/>
              </w:rPr>
            </w:pPr>
            <w:r w:rsidRPr="001B5578">
              <w:rPr>
                <w:color w:val="FFFFFF" w:themeColor="background1"/>
                <w:sz w:val="22"/>
                <w:szCs w:val="22"/>
                <w:lang w:val="en-CA"/>
              </w:rPr>
              <w:t>Data Provided by ORN_SPEED_LIMIT.csv:</w:t>
            </w:r>
          </w:p>
        </w:tc>
      </w:tr>
      <w:tr w:rsidR="006E3570" w14:paraId="743CC32E" w14:textId="77777777" w:rsidTr="00EC4191">
        <w:tc>
          <w:tcPr>
            <w:tcW w:w="1867" w:type="dxa"/>
            <w:shd w:val="clear" w:color="auto" w:fill="007BB8"/>
          </w:tcPr>
          <w:p w14:paraId="7DB85C1B" w14:textId="77777777" w:rsidR="006E3570" w:rsidRPr="001B5578" w:rsidRDefault="006E3570" w:rsidP="00A176C9">
            <w:pPr>
              <w:jc w:val="center"/>
              <w:rPr>
                <w:sz w:val="22"/>
                <w:szCs w:val="22"/>
                <w:lang w:val="en-CA"/>
              </w:rPr>
            </w:pPr>
            <w:r w:rsidRPr="001B5578">
              <w:rPr>
                <w:color w:val="FFFFFF" w:themeColor="background1"/>
                <w:sz w:val="22"/>
                <w:szCs w:val="22"/>
                <w:lang w:val="en-CA"/>
              </w:rPr>
              <w:t>ORN Data Tag</w:t>
            </w:r>
          </w:p>
        </w:tc>
        <w:tc>
          <w:tcPr>
            <w:tcW w:w="5221" w:type="dxa"/>
            <w:shd w:val="clear" w:color="auto" w:fill="007BB8"/>
          </w:tcPr>
          <w:p w14:paraId="6E76540A" w14:textId="18472319" w:rsidR="006E3570" w:rsidRPr="007540F6" w:rsidRDefault="006E3570" w:rsidP="007540F6">
            <w:pPr>
              <w:jc w:val="center"/>
              <w:rPr>
                <w:sz w:val="22"/>
                <w:szCs w:val="22"/>
                <w:lang w:val="en-CA"/>
              </w:rPr>
            </w:pPr>
            <w:r w:rsidRPr="001B5578">
              <w:rPr>
                <w:color w:val="FFFFFF" w:themeColor="background1"/>
                <w:sz w:val="22"/>
                <w:szCs w:val="22"/>
                <w:lang w:val="en-CA"/>
              </w:rPr>
              <w:t>ORN Data Description</w:t>
            </w:r>
          </w:p>
        </w:tc>
        <w:tc>
          <w:tcPr>
            <w:tcW w:w="4536" w:type="dxa"/>
            <w:shd w:val="clear" w:color="auto" w:fill="007BB8"/>
          </w:tcPr>
          <w:p w14:paraId="5870A37C" w14:textId="35924F98" w:rsidR="006E3570" w:rsidRDefault="006E3570" w:rsidP="006E3570">
            <w:pPr>
              <w:jc w:val="center"/>
              <w:rPr>
                <w:sz w:val="22"/>
                <w:szCs w:val="22"/>
                <w:lang w:val="en-CA"/>
              </w:rPr>
            </w:pPr>
            <w:r>
              <w:rPr>
                <w:color w:val="FFFFFF" w:themeColor="background1"/>
                <w:sz w:val="22"/>
                <w:szCs w:val="22"/>
                <w:lang w:val="en-CA"/>
              </w:rPr>
              <w:t>Maps to CDT Property</w:t>
            </w:r>
          </w:p>
        </w:tc>
      </w:tr>
      <w:tr w:rsidR="006E3570" w14:paraId="7FB388DF" w14:textId="77777777" w:rsidTr="00EC4191">
        <w:tc>
          <w:tcPr>
            <w:tcW w:w="1867" w:type="dxa"/>
          </w:tcPr>
          <w:p w14:paraId="5A18B492" w14:textId="77777777" w:rsidR="006E3570" w:rsidRPr="001B5578" w:rsidRDefault="006E3570" w:rsidP="00A176C9">
            <w:pPr>
              <w:spacing w:line="276" w:lineRule="auto"/>
              <w:rPr>
                <w:sz w:val="22"/>
                <w:szCs w:val="22"/>
                <w:lang w:val="en-CA"/>
              </w:rPr>
            </w:pPr>
            <w:r w:rsidRPr="001B5578">
              <w:rPr>
                <w:sz w:val="22"/>
                <w:szCs w:val="22"/>
                <w:lang w:val="en-CA"/>
              </w:rPr>
              <w:br/>
              <w:t>SPEED_LIMIT</w:t>
            </w:r>
          </w:p>
          <w:p w14:paraId="00D41E6F" w14:textId="77777777" w:rsidR="006E3570" w:rsidRDefault="006E3570" w:rsidP="00A176C9">
            <w:pPr>
              <w:spacing w:line="276" w:lineRule="auto"/>
              <w:rPr>
                <w:sz w:val="22"/>
                <w:szCs w:val="22"/>
                <w:lang w:val="en-CA"/>
              </w:rPr>
            </w:pPr>
          </w:p>
        </w:tc>
        <w:tc>
          <w:tcPr>
            <w:tcW w:w="5221" w:type="dxa"/>
          </w:tcPr>
          <w:p w14:paraId="2C2998B2" w14:textId="77777777" w:rsidR="006E3570" w:rsidRDefault="006E3570" w:rsidP="00A176C9">
            <w:pPr>
              <w:spacing w:line="276" w:lineRule="auto"/>
              <w:rPr>
                <w:sz w:val="22"/>
                <w:szCs w:val="22"/>
                <w:lang w:val="en-CA"/>
              </w:rPr>
            </w:pPr>
            <w:r w:rsidRPr="001B5578">
              <w:rPr>
                <w:sz w:val="22"/>
                <w:szCs w:val="22"/>
                <w:lang w:val="en-CA"/>
              </w:rPr>
              <w:t>The maximum speed limit assigned to a road element in kilometres per hour in accordance with Municipal By-Laws or Provincial Law.</w:t>
            </w:r>
          </w:p>
          <w:p w14:paraId="160EDE37" w14:textId="77777777" w:rsidR="006E3570" w:rsidRDefault="006E3570" w:rsidP="00A176C9">
            <w:pPr>
              <w:spacing w:line="276" w:lineRule="auto"/>
              <w:rPr>
                <w:sz w:val="22"/>
                <w:szCs w:val="22"/>
                <w:lang w:val="en-CA"/>
              </w:rPr>
            </w:pPr>
          </w:p>
          <w:p w14:paraId="6480CB76" w14:textId="40720523" w:rsidR="006E3570" w:rsidRDefault="006E3570" w:rsidP="00A176C9">
            <w:pPr>
              <w:spacing w:line="276" w:lineRule="auto"/>
              <w:rPr>
                <w:sz w:val="22"/>
                <w:szCs w:val="22"/>
                <w:lang w:val="en-CA"/>
              </w:rPr>
            </w:pPr>
          </w:p>
        </w:tc>
        <w:tc>
          <w:tcPr>
            <w:tcW w:w="4536" w:type="dxa"/>
          </w:tcPr>
          <w:p w14:paraId="48782352" w14:textId="77777777" w:rsidR="006E3570" w:rsidRDefault="006E3570" w:rsidP="00A176C9">
            <w:pPr>
              <w:spacing w:line="276" w:lineRule="auto"/>
              <w:rPr>
                <w:sz w:val="22"/>
                <w:szCs w:val="22"/>
                <w:lang w:val="en-CA"/>
              </w:rPr>
            </w:pPr>
            <w:r>
              <w:rPr>
                <w:sz w:val="22"/>
                <w:szCs w:val="22"/>
                <w:lang w:val="en-CA"/>
              </w:rPr>
              <w:t xml:space="preserve">road:speedLimit </w:t>
            </w:r>
          </w:p>
          <w:p w14:paraId="43EFE02C" w14:textId="77777777" w:rsidR="006E3570" w:rsidRDefault="006E3570" w:rsidP="00A176C9">
            <w:pPr>
              <w:spacing w:line="276" w:lineRule="auto"/>
              <w:rPr>
                <w:sz w:val="22"/>
                <w:szCs w:val="22"/>
                <w:lang w:val="en-CA"/>
              </w:rPr>
            </w:pPr>
          </w:p>
          <w:p w14:paraId="3F3AD472" w14:textId="77777777" w:rsidR="006E3570" w:rsidRDefault="006E3570" w:rsidP="00A176C9">
            <w:pPr>
              <w:spacing w:line="276" w:lineRule="auto"/>
              <w:rPr>
                <w:sz w:val="22"/>
                <w:szCs w:val="22"/>
                <w:lang w:val="en-CA"/>
              </w:rPr>
            </w:pPr>
            <w:r>
              <w:rPr>
                <w:sz w:val="22"/>
                <w:szCs w:val="22"/>
                <w:lang w:val="en-CA"/>
              </w:rPr>
              <w:t>Property of a RoadLinkUser, and is linked with corresponding RoadLink using road:usedBy and road:uses properties.</w:t>
            </w:r>
          </w:p>
          <w:p w14:paraId="74EE9413" w14:textId="3F6C77C0" w:rsidR="006E3570" w:rsidRDefault="006E3570" w:rsidP="00F92ECC">
            <w:pPr>
              <w:keepNext/>
              <w:spacing w:line="276" w:lineRule="auto"/>
              <w:rPr>
                <w:sz w:val="22"/>
                <w:szCs w:val="22"/>
                <w:lang w:val="en-CA"/>
              </w:rPr>
              <w:pPrChange w:id="165" w:author="Divnoor Pal Chatha" w:date="2025-06-25T16:42:00Z" w16du:dateUtc="2025-06-25T20:42:00Z">
                <w:pPr>
                  <w:spacing w:line="276" w:lineRule="auto"/>
                </w:pPr>
              </w:pPrChange>
            </w:pPr>
            <w:r>
              <w:rPr>
                <w:sz w:val="22"/>
                <w:szCs w:val="22"/>
                <w:lang w:val="en-CA"/>
              </w:rPr>
              <w:t>cityunits:Speed</w:t>
            </w:r>
          </w:p>
        </w:tc>
      </w:tr>
    </w:tbl>
    <w:p w14:paraId="4BAB8F80" w14:textId="01E74B09" w:rsidR="00F92ECC" w:rsidRDefault="00F92ECC">
      <w:pPr>
        <w:pStyle w:val="Caption"/>
        <w:rPr>
          <w:ins w:id="166" w:author="Divnoor Pal Chatha" w:date="2025-06-25T16:42:00Z" w16du:dateUtc="2025-06-25T20:42:00Z"/>
        </w:rPr>
      </w:pPr>
      <w:ins w:id="167" w:author="Divnoor Pal Chatha" w:date="2025-06-25T16:42:00Z" w16du:dateUtc="2025-06-25T20:42:00Z">
        <w:r>
          <w:t xml:space="preserve">Table </w:t>
        </w:r>
        <w:r>
          <w:fldChar w:fldCharType="begin"/>
        </w:r>
        <w:r>
          <w:instrText xml:space="preserve"> SEQ Table \* ARABIC </w:instrText>
        </w:r>
      </w:ins>
      <w:r>
        <w:fldChar w:fldCharType="separate"/>
      </w:r>
      <w:ins w:id="168" w:author="Divnoor Pal Chatha" w:date="2025-06-25T17:04:00Z" w16du:dateUtc="2025-06-25T21:04:00Z">
        <w:r w:rsidR="005D763A">
          <w:rPr>
            <w:noProof/>
          </w:rPr>
          <w:t>5</w:t>
        </w:r>
      </w:ins>
      <w:ins w:id="169" w:author="Divnoor Pal Chatha" w:date="2025-06-25T16:42:00Z" w16du:dateUtc="2025-06-25T20:42:00Z">
        <w:r>
          <w:fldChar w:fldCharType="end"/>
        </w:r>
        <w:r>
          <w:t xml:space="preserve">: </w:t>
        </w:r>
        <w:r w:rsidRPr="00BC620D">
          <w:t>Mapping ORN_SPEED_LIMIT.csv to City Digital Twin</w:t>
        </w:r>
      </w:ins>
    </w:p>
    <w:p w14:paraId="3583214A" w14:textId="3CF36C53" w:rsidR="00E138ED" w:rsidRPr="00CB6367" w:rsidRDefault="00E138ED" w:rsidP="00E138ED">
      <w:pPr>
        <w:rPr>
          <w:b/>
          <w:bCs/>
          <w:sz w:val="22"/>
          <w:szCs w:val="22"/>
          <w:lang w:val="en-CA"/>
        </w:rPr>
      </w:pPr>
      <w:del w:id="170" w:author="Divnoor Pal Chatha" w:date="2025-06-25T16:42:00Z" w16du:dateUtc="2025-06-25T20:42:00Z">
        <w:r w:rsidDel="00F92ECC">
          <w:rPr>
            <w:b/>
            <w:bCs/>
            <w:sz w:val="22"/>
            <w:szCs w:val="22"/>
            <w:lang w:val="en-CA"/>
          </w:rPr>
          <w:delText xml:space="preserve">Table 3: </w:delText>
        </w:r>
        <w:r w:rsidRPr="00E95CB6" w:rsidDel="00F92ECC">
          <w:rPr>
            <w:sz w:val="22"/>
            <w:szCs w:val="22"/>
          </w:rPr>
          <w:delText xml:space="preserve">Mapping </w:delText>
        </w:r>
        <w:r w:rsidRPr="00B20927" w:rsidDel="00F92ECC">
          <w:rPr>
            <w:sz w:val="22"/>
            <w:szCs w:val="22"/>
          </w:rPr>
          <w:delText>ORN_</w:delText>
        </w:r>
        <w:r w:rsidR="006519D2" w:rsidDel="00F92ECC">
          <w:rPr>
            <w:sz w:val="22"/>
            <w:szCs w:val="22"/>
          </w:rPr>
          <w:delText>SPEED_LIMIT.csv</w:delText>
        </w:r>
        <w:r w:rsidRPr="00B20927" w:rsidDel="00F92ECC">
          <w:rPr>
            <w:sz w:val="22"/>
            <w:szCs w:val="22"/>
          </w:rPr>
          <w:delText xml:space="preserve"> </w:delText>
        </w:r>
        <w:r w:rsidRPr="00E95CB6" w:rsidDel="00F92ECC">
          <w:rPr>
            <w:sz w:val="22"/>
            <w:szCs w:val="22"/>
          </w:rPr>
          <w:delText>to City Digital Twin</w:delText>
        </w:r>
      </w:del>
    </w:p>
    <w:p w14:paraId="6CDF6458" w14:textId="77777777" w:rsidR="00E138ED" w:rsidRDefault="00E138ED" w:rsidP="00E138ED">
      <w:pPr>
        <w:rPr>
          <w:sz w:val="22"/>
          <w:szCs w:val="22"/>
          <w:lang w:val="en-CA"/>
        </w:rPr>
      </w:pPr>
    </w:p>
    <w:p w14:paraId="3D8DD26A" w14:textId="69D60EB2" w:rsidR="0048440C" w:rsidRDefault="00E138ED" w:rsidP="009E7672">
      <w:pPr>
        <w:rPr>
          <w:sz w:val="22"/>
          <w:szCs w:val="22"/>
          <w:lang w:val="en-CA"/>
        </w:rPr>
      </w:pPr>
      <w:r w:rsidRPr="00E138ED">
        <w:rPr>
          <w:b/>
          <w:bCs/>
          <w:sz w:val="22"/>
          <w:szCs w:val="22"/>
          <w:lang w:val="en-CA"/>
        </w:rPr>
        <w:t>ORN_ROAD_CLASS.csv</w:t>
      </w:r>
      <w:r w:rsidRPr="00E138ED">
        <w:rPr>
          <w:b/>
          <w:sz w:val="22"/>
          <w:szCs w:val="22"/>
          <w:lang w:val="en-CA"/>
        </w:rPr>
        <w:t>:</w:t>
      </w:r>
      <w:r w:rsidRPr="001B5578">
        <w:rPr>
          <w:sz w:val="22"/>
          <w:szCs w:val="22"/>
          <w:lang w:val="en-CA"/>
        </w:rPr>
        <w:t xml:space="preserve"> A linear event identifying the class of road based on a functional classification schema. </w:t>
      </w:r>
    </w:p>
    <w:tbl>
      <w:tblPr>
        <w:tblStyle w:val="TableGrid"/>
        <w:tblW w:w="11624" w:type="dxa"/>
        <w:tblInd w:w="-1139" w:type="dxa"/>
        <w:tblLook w:val="04A0" w:firstRow="1" w:lastRow="0" w:firstColumn="1" w:lastColumn="0" w:noHBand="0" w:noVBand="1"/>
      </w:tblPr>
      <w:tblGrid>
        <w:gridCol w:w="1542"/>
        <w:gridCol w:w="7956"/>
        <w:gridCol w:w="2126"/>
      </w:tblGrid>
      <w:tr w:rsidR="00381E9F" w14:paraId="1D3B9273" w14:textId="77777777" w:rsidTr="00A176C9">
        <w:tc>
          <w:tcPr>
            <w:tcW w:w="11624" w:type="dxa"/>
            <w:gridSpan w:val="3"/>
            <w:shd w:val="clear" w:color="auto" w:fill="007BB8"/>
          </w:tcPr>
          <w:p w14:paraId="46FAC3EF" w14:textId="1D78C5A0" w:rsidR="00381E9F" w:rsidRDefault="00381E9F" w:rsidP="00381E9F">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ROAD_CLASS</w:t>
            </w:r>
            <w:r w:rsidRPr="001B5578">
              <w:rPr>
                <w:color w:val="FFFFFF" w:themeColor="background1"/>
                <w:sz w:val="22"/>
                <w:szCs w:val="22"/>
                <w:lang w:val="en-CA"/>
              </w:rPr>
              <w:t>.csv:</w:t>
            </w:r>
          </w:p>
        </w:tc>
      </w:tr>
      <w:tr w:rsidR="00CB13A3" w14:paraId="786A27A5" w14:textId="77777777" w:rsidTr="00EC4191">
        <w:tc>
          <w:tcPr>
            <w:tcW w:w="1542" w:type="dxa"/>
            <w:shd w:val="clear" w:color="auto" w:fill="007BB8"/>
          </w:tcPr>
          <w:p w14:paraId="280EEF80" w14:textId="6CAA05C6" w:rsidR="00CB13A3" w:rsidRPr="001B5578" w:rsidRDefault="00CB13A3" w:rsidP="00525866">
            <w:pPr>
              <w:rPr>
                <w:sz w:val="22"/>
                <w:szCs w:val="22"/>
                <w:lang w:val="en-CA"/>
              </w:rPr>
            </w:pPr>
            <w:r w:rsidRPr="001B5578">
              <w:rPr>
                <w:color w:val="FFFFFF" w:themeColor="background1"/>
                <w:sz w:val="22"/>
                <w:szCs w:val="22"/>
                <w:lang w:val="en-CA"/>
              </w:rPr>
              <w:t>ORN Data Tag</w:t>
            </w:r>
          </w:p>
        </w:tc>
        <w:tc>
          <w:tcPr>
            <w:tcW w:w="7956" w:type="dxa"/>
            <w:shd w:val="clear" w:color="auto" w:fill="007BB8"/>
          </w:tcPr>
          <w:p w14:paraId="6006D27F" w14:textId="5D164377" w:rsidR="00CB13A3" w:rsidRPr="001B5578" w:rsidRDefault="00CB13A3" w:rsidP="00525866">
            <w:pPr>
              <w:rPr>
                <w:sz w:val="22"/>
                <w:szCs w:val="22"/>
                <w:lang w:val="en-CA"/>
              </w:rPr>
            </w:pPr>
            <w:r w:rsidRPr="001B5578">
              <w:rPr>
                <w:color w:val="FFFFFF" w:themeColor="background1"/>
                <w:sz w:val="22"/>
                <w:szCs w:val="22"/>
                <w:lang w:val="en-CA"/>
              </w:rPr>
              <w:t>ORN Data Description</w:t>
            </w:r>
          </w:p>
        </w:tc>
        <w:tc>
          <w:tcPr>
            <w:tcW w:w="2126" w:type="dxa"/>
            <w:shd w:val="clear" w:color="auto" w:fill="007BB8"/>
          </w:tcPr>
          <w:p w14:paraId="6933845F" w14:textId="7370738E" w:rsidR="00CB13A3" w:rsidRDefault="00CB13A3" w:rsidP="00525866">
            <w:pPr>
              <w:jc w:val="center"/>
              <w:rPr>
                <w:sz w:val="22"/>
                <w:szCs w:val="22"/>
                <w:lang w:val="en-CA"/>
              </w:rPr>
            </w:pPr>
            <w:r>
              <w:rPr>
                <w:color w:val="FFFFFF" w:themeColor="background1"/>
                <w:sz w:val="22"/>
                <w:szCs w:val="22"/>
                <w:lang w:val="en-CA"/>
              </w:rPr>
              <w:t>Maps to CDT Property</w:t>
            </w:r>
          </w:p>
        </w:tc>
      </w:tr>
      <w:tr w:rsidR="00CB13A3" w14:paraId="4D4EBCA8" w14:textId="77777777" w:rsidTr="00EC4191">
        <w:trPr>
          <w:trHeight w:val="1288"/>
        </w:trPr>
        <w:tc>
          <w:tcPr>
            <w:tcW w:w="1542" w:type="dxa"/>
          </w:tcPr>
          <w:p w14:paraId="5683E47B" w14:textId="77777777" w:rsidR="00CB13A3" w:rsidRPr="001B5578" w:rsidRDefault="00CB13A3" w:rsidP="00400EA5">
            <w:pPr>
              <w:spacing w:line="276" w:lineRule="auto"/>
              <w:rPr>
                <w:sz w:val="22"/>
                <w:szCs w:val="22"/>
                <w:lang w:val="en-CA"/>
              </w:rPr>
            </w:pPr>
            <w:r w:rsidRPr="001B5578">
              <w:rPr>
                <w:sz w:val="22"/>
                <w:szCs w:val="22"/>
                <w:lang w:val="en-CA"/>
              </w:rPr>
              <w:br/>
              <w:t>ROAD_CLASS</w:t>
            </w:r>
          </w:p>
          <w:p w14:paraId="7744AC66" w14:textId="77777777" w:rsidR="00CB13A3" w:rsidRDefault="00CB13A3" w:rsidP="00400EA5">
            <w:pPr>
              <w:spacing w:line="276" w:lineRule="auto"/>
              <w:rPr>
                <w:sz w:val="22"/>
                <w:szCs w:val="22"/>
                <w:lang w:val="en-CA"/>
              </w:rPr>
            </w:pPr>
          </w:p>
        </w:tc>
        <w:tc>
          <w:tcPr>
            <w:tcW w:w="7956" w:type="dxa"/>
          </w:tcPr>
          <w:p w14:paraId="4BB365F8" w14:textId="77777777" w:rsidR="00CB13A3" w:rsidRDefault="00CB13A3" w:rsidP="00400EA5">
            <w:pPr>
              <w:spacing w:line="276" w:lineRule="auto"/>
              <w:rPr>
                <w:noProof/>
                <w:sz w:val="22"/>
                <w:szCs w:val="22"/>
                <w:lang w:val="en-CA"/>
              </w:rPr>
            </w:pPr>
            <w:r w:rsidRPr="001B5578">
              <w:rPr>
                <w:sz w:val="22"/>
                <w:szCs w:val="22"/>
                <w:lang w:val="en-CA"/>
              </w:rPr>
              <w:t>The classification of a road.</w:t>
            </w:r>
            <w:r w:rsidRPr="0007744B">
              <w:rPr>
                <w:noProof/>
                <w:sz w:val="22"/>
                <w:szCs w:val="22"/>
                <w:lang w:val="en-CA"/>
              </w:rPr>
              <w:t xml:space="preserve"> </w:t>
            </w:r>
          </w:p>
          <w:p w14:paraId="2096ADE2" w14:textId="1E7F2DBA" w:rsidR="00EC4191" w:rsidRDefault="00EC4191" w:rsidP="00EC4191">
            <w:pPr>
              <w:spacing w:line="276" w:lineRule="auto"/>
              <w:jc w:val="center"/>
              <w:rPr>
                <w:sz w:val="22"/>
                <w:szCs w:val="22"/>
                <w:lang w:val="en-CA"/>
              </w:rPr>
            </w:pPr>
            <w:r w:rsidRPr="0007744B">
              <w:rPr>
                <w:noProof/>
                <w:sz w:val="22"/>
                <w:szCs w:val="22"/>
                <w:lang w:val="en-CA"/>
              </w:rPr>
              <w:lastRenderedPageBreak/>
              <w:drawing>
                <wp:inline distT="0" distB="0" distL="0" distR="0" wp14:anchorId="1009FEB5" wp14:editId="6A7D19D4">
                  <wp:extent cx="3202460" cy="5539740"/>
                  <wp:effectExtent l="0" t="0" r="0" b="3810"/>
                  <wp:docPr id="203892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28077" name=""/>
                          <pic:cNvPicPr/>
                        </pic:nvPicPr>
                        <pic:blipFill>
                          <a:blip r:embed="rId51"/>
                          <a:stretch>
                            <a:fillRect/>
                          </a:stretch>
                        </pic:blipFill>
                        <pic:spPr>
                          <a:xfrm>
                            <a:off x="0" y="0"/>
                            <a:ext cx="3212667" cy="5557397"/>
                          </a:xfrm>
                          <a:prstGeom prst="rect">
                            <a:avLst/>
                          </a:prstGeom>
                        </pic:spPr>
                      </pic:pic>
                    </a:graphicData>
                  </a:graphic>
                </wp:inline>
              </w:drawing>
            </w:r>
          </w:p>
        </w:tc>
        <w:tc>
          <w:tcPr>
            <w:tcW w:w="2126" w:type="dxa"/>
          </w:tcPr>
          <w:p w14:paraId="15F1197D" w14:textId="3523B9CA" w:rsidR="00CB13A3" w:rsidRPr="001B5578" w:rsidRDefault="00CB13A3" w:rsidP="00526E2C">
            <w:pPr>
              <w:spacing w:line="276" w:lineRule="auto"/>
              <w:jc w:val="center"/>
              <w:rPr>
                <w:sz w:val="22"/>
                <w:szCs w:val="22"/>
                <w:lang w:val="en-CA"/>
              </w:rPr>
            </w:pPr>
            <w:r>
              <w:rPr>
                <w:sz w:val="22"/>
                <w:szCs w:val="22"/>
                <w:lang w:val="en-CA"/>
              </w:rPr>
              <w:lastRenderedPageBreak/>
              <w:t>cdt</w:t>
            </w:r>
            <w:r w:rsidRPr="001B5578">
              <w:rPr>
                <w:sz w:val="22"/>
                <w:szCs w:val="22"/>
                <w:lang w:val="en-CA"/>
              </w:rPr>
              <w:t>:has</w:t>
            </w:r>
            <w:r>
              <w:rPr>
                <w:sz w:val="22"/>
                <w:szCs w:val="22"/>
                <w:lang w:val="en-CA"/>
              </w:rPr>
              <w:t>RoadClass</w:t>
            </w:r>
          </w:p>
          <w:p w14:paraId="59E55084" w14:textId="77777777" w:rsidR="00CB13A3" w:rsidRDefault="00CB13A3" w:rsidP="005B2CD1">
            <w:pPr>
              <w:keepNext/>
              <w:spacing w:line="276" w:lineRule="auto"/>
              <w:rPr>
                <w:sz w:val="22"/>
                <w:szCs w:val="22"/>
                <w:lang w:val="en-CA"/>
              </w:rPr>
              <w:pPrChange w:id="171" w:author="Divnoor Pal Chatha" w:date="2025-06-25T16:48:00Z" w16du:dateUtc="2025-06-25T20:48:00Z">
                <w:pPr>
                  <w:spacing w:line="276" w:lineRule="auto"/>
                </w:pPr>
              </w:pPrChange>
            </w:pPr>
          </w:p>
        </w:tc>
      </w:tr>
    </w:tbl>
    <w:p w14:paraId="2E2D5CCC" w14:textId="76BDD0C8" w:rsidR="005B2CD1" w:rsidRDefault="005B2CD1">
      <w:pPr>
        <w:pStyle w:val="Caption"/>
        <w:rPr>
          <w:ins w:id="172" w:author="Divnoor Pal Chatha" w:date="2025-06-25T16:48:00Z" w16du:dateUtc="2025-06-25T20:48:00Z"/>
        </w:rPr>
      </w:pPr>
      <w:ins w:id="173" w:author="Divnoor Pal Chatha" w:date="2025-06-25T16:48:00Z" w16du:dateUtc="2025-06-25T20:48:00Z">
        <w:r>
          <w:t xml:space="preserve">Table </w:t>
        </w:r>
        <w:r>
          <w:fldChar w:fldCharType="begin"/>
        </w:r>
        <w:r>
          <w:instrText xml:space="preserve"> SEQ Table \* ARABIC </w:instrText>
        </w:r>
      </w:ins>
      <w:r>
        <w:fldChar w:fldCharType="separate"/>
      </w:r>
      <w:ins w:id="174" w:author="Divnoor Pal Chatha" w:date="2025-06-25T17:04:00Z" w16du:dateUtc="2025-06-25T21:04:00Z">
        <w:r w:rsidR="005D763A">
          <w:rPr>
            <w:noProof/>
          </w:rPr>
          <w:t>6</w:t>
        </w:r>
      </w:ins>
      <w:ins w:id="175" w:author="Divnoor Pal Chatha" w:date="2025-06-25T16:48:00Z" w16du:dateUtc="2025-06-25T20:48:00Z">
        <w:r>
          <w:fldChar w:fldCharType="end"/>
        </w:r>
        <w:r>
          <w:t xml:space="preserve">: </w:t>
        </w:r>
        <w:r w:rsidRPr="00077EE2">
          <w:t>Mapping ORN_ROAD_CLASS.csv to City Digital Twin</w:t>
        </w:r>
      </w:ins>
    </w:p>
    <w:p w14:paraId="6B748908" w14:textId="5D17E4C1" w:rsidR="00E138ED" w:rsidDel="005B2CD1" w:rsidRDefault="009E7672" w:rsidP="00591730">
      <w:pPr>
        <w:rPr>
          <w:del w:id="176" w:author="Divnoor Pal Chatha" w:date="2025-06-25T16:48:00Z" w16du:dateUtc="2025-06-25T20:48:00Z"/>
          <w:sz w:val="22"/>
          <w:szCs w:val="22"/>
        </w:rPr>
      </w:pPr>
      <w:del w:id="177" w:author="Divnoor Pal Chatha" w:date="2025-06-25T16:48:00Z" w16du:dateUtc="2025-06-25T20:48:00Z">
        <w:r w:rsidRPr="001B5578" w:rsidDel="005B2CD1">
          <w:rPr>
            <w:sz w:val="22"/>
            <w:szCs w:val="22"/>
            <w:lang w:val="en-CA"/>
          </w:rPr>
          <w:delText> </w:delText>
        </w:r>
        <w:r w:rsidR="00E138ED" w:rsidDel="005B2CD1">
          <w:rPr>
            <w:b/>
            <w:bCs/>
            <w:sz w:val="22"/>
            <w:szCs w:val="22"/>
            <w:lang w:val="en-CA"/>
          </w:rPr>
          <w:delText xml:space="preserve">Table 4: </w:delText>
        </w:r>
        <w:r w:rsidR="00E138ED" w:rsidRPr="00E95CB6" w:rsidDel="005B2CD1">
          <w:rPr>
            <w:sz w:val="22"/>
            <w:szCs w:val="22"/>
          </w:rPr>
          <w:delText xml:space="preserve">Mapping </w:delText>
        </w:r>
        <w:r w:rsidR="00E138ED" w:rsidRPr="00B20927" w:rsidDel="005B2CD1">
          <w:rPr>
            <w:sz w:val="22"/>
            <w:szCs w:val="22"/>
          </w:rPr>
          <w:delText>ORN_ROAD_</w:delText>
        </w:r>
        <w:r w:rsidR="00E138ED" w:rsidDel="005B2CD1">
          <w:rPr>
            <w:sz w:val="22"/>
            <w:szCs w:val="22"/>
          </w:rPr>
          <w:delText xml:space="preserve">CLASS.csv </w:delText>
        </w:r>
        <w:r w:rsidR="00E138ED" w:rsidRPr="00E95CB6" w:rsidDel="005B2CD1">
          <w:rPr>
            <w:sz w:val="22"/>
            <w:szCs w:val="22"/>
          </w:rPr>
          <w:delText>to City Digital Twin</w:delText>
        </w:r>
      </w:del>
    </w:p>
    <w:p w14:paraId="2DC46308" w14:textId="77777777" w:rsidR="00E138ED" w:rsidRPr="00E138ED" w:rsidRDefault="00E138ED" w:rsidP="00591730">
      <w:pPr>
        <w:rPr>
          <w:sz w:val="22"/>
          <w:szCs w:val="22"/>
        </w:rPr>
      </w:pPr>
    </w:p>
    <w:p w14:paraId="2C0D9FB0" w14:textId="3CED020D" w:rsidR="00E138ED" w:rsidRPr="00E138ED" w:rsidRDefault="00E138ED" w:rsidP="00591730">
      <w:pPr>
        <w:rPr>
          <w:sz w:val="22"/>
          <w:szCs w:val="22"/>
          <w:lang w:val="en-CA"/>
        </w:rPr>
      </w:pPr>
      <w:r w:rsidRPr="00E138ED">
        <w:rPr>
          <w:b/>
          <w:bCs/>
          <w:sz w:val="22"/>
          <w:szCs w:val="22"/>
          <w:lang w:val="en-CA"/>
        </w:rPr>
        <w:t>ORN_OFFICIAL_STREET_NAME.csv:</w:t>
      </w:r>
      <w:r w:rsidRPr="001B5578">
        <w:rPr>
          <w:sz w:val="22"/>
          <w:szCs w:val="22"/>
          <w:lang w:val="en-CA"/>
        </w:rPr>
        <w:t xml:space="preserve"> An event identifying an official street name and may be associated with a bilingual name.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268"/>
        <w:gridCol w:w="7088"/>
        <w:gridCol w:w="2268"/>
      </w:tblGrid>
      <w:tr w:rsidR="00591730" w:rsidRPr="001B5578" w14:paraId="7E7F746C" w14:textId="77777777">
        <w:trPr>
          <w:trHeight w:val="420"/>
        </w:trPr>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9B48C83" w14:textId="77777777" w:rsidR="00591730" w:rsidRPr="001B5578" w:rsidRDefault="00591730" w:rsidP="00A176C9">
            <w:pPr>
              <w:jc w:val="center"/>
              <w:rPr>
                <w:color w:val="FFFFFF" w:themeColor="background1"/>
                <w:sz w:val="22"/>
                <w:szCs w:val="22"/>
                <w:lang w:val="en-CA"/>
              </w:rPr>
            </w:pPr>
            <w:r w:rsidRPr="001B5578">
              <w:rPr>
                <w:color w:val="FFFFFF" w:themeColor="background1"/>
                <w:sz w:val="22"/>
                <w:szCs w:val="22"/>
                <w:lang w:val="en-CA"/>
              </w:rPr>
              <w:t>Data Provided by ORN_OFFICIAL_STREET_NAME.csv:</w:t>
            </w:r>
          </w:p>
        </w:tc>
      </w:tr>
      <w:tr w:rsidR="00526E2C" w:rsidRPr="001B5578" w14:paraId="3C628CBA" w14:textId="77777777" w:rsidTr="00EC4191">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AA25695" w14:textId="77777777" w:rsidR="00526E2C" w:rsidRPr="001B5578" w:rsidRDefault="00526E2C"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0E07C01" w14:textId="77777777" w:rsidR="00526E2C" w:rsidRPr="001B5578" w:rsidRDefault="00526E2C"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0AA6CF12" w14:textId="0E04D51F" w:rsidR="00526E2C" w:rsidRPr="001B5578" w:rsidRDefault="00526E2C" w:rsidP="00A176C9">
            <w:pPr>
              <w:jc w:val="center"/>
              <w:rPr>
                <w:color w:val="FFFFFF" w:themeColor="background1"/>
                <w:sz w:val="22"/>
                <w:szCs w:val="22"/>
                <w:lang w:val="en-CA"/>
              </w:rPr>
            </w:pPr>
            <w:r>
              <w:rPr>
                <w:color w:val="FFFFFF" w:themeColor="background1"/>
                <w:sz w:val="22"/>
                <w:szCs w:val="22"/>
                <w:lang w:val="en-CA"/>
              </w:rPr>
              <w:t>Maps to CDT Property</w:t>
            </w:r>
          </w:p>
        </w:tc>
      </w:tr>
      <w:tr w:rsidR="00526E2C" w14:paraId="4B342F58" w14:textId="77777777" w:rsidTr="00EC4191">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BD9556" w14:textId="77777777" w:rsidR="00526E2C" w:rsidRPr="001B5578" w:rsidRDefault="00526E2C" w:rsidP="00A176C9">
            <w:pPr>
              <w:rPr>
                <w:sz w:val="22"/>
                <w:szCs w:val="22"/>
                <w:lang w:val="en-CA"/>
              </w:rPr>
            </w:pPr>
            <w:r w:rsidRPr="001B5578">
              <w:rPr>
                <w:sz w:val="22"/>
                <w:szCs w:val="22"/>
                <w:lang w:val="en-CA"/>
              </w:rPr>
              <w:lastRenderedPageBreak/>
              <w:br/>
              <w:t>FULL_STREET_NAME</w:t>
            </w:r>
          </w:p>
          <w:p w14:paraId="2316CEF3" w14:textId="77777777" w:rsidR="00526E2C" w:rsidRPr="001B5578" w:rsidRDefault="00526E2C" w:rsidP="00A176C9">
            <w:pPr>
              <w:jc w:val="center"/>
              <w:rPr>
                <w:color w:val="FFFFFF" w:themeColor="background1"/>
                <w:sz w:val="22"/>
                <w:szCs w:val="22"/>
                <w:lang w:val="en-CA"/>
              </w:rPr>
            </w:pP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0DF76D" w14:textId="77777777" w:rsidR="00526E2C" w:rsidRPr="001B5578" w:rsidRDefault="00526E2C" w:rsidP="00A176C9">
            <w:pPr>
              <w:jc w:val="center"/>
              <w:rPr>
                <w:color w:val="FFFFFF" w:themeColor="background1"/>
                <w:sz w:val="22"/>
                <w:szCs w:val="22"/>
                <w:lang w:val="en-CA"/>
              </w:rPr>
            </w:pPr>
            <w:r w:rsidRPr="001B5578">
              <w:rPr>
                <w:sz w:val="22"/>
                <w:szCs w:val="22"/>
                <w:lang w:val="en-CA"/>
              </w:rPr>
              <w:t>This attribute is derived from the individual street name components where present, namely directional prefix, street type prefix, street name body, street type suffix and directional suffix and is stored in upper case text.</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0204F" w14:textId="12A96BDF" w:rsidR="00526E2C" w:rsidRPr="00526E2C" w:rsidRDefault="00526E2C" w:rsidP="005B2CD1">
            <w:pPr>
              <w:keepNext/>
              <w:jc w:val="center"/>
              <w:rPr>
                <w:sz w:val="22"/>
                <w:szCs w:val="22"/>
                <w:lang w:val="en-CA"/>
              </w:rPr>
              <w:pPrChange w:id="178" w:author="Divnoor Pal Chatha" w:date="2025-06-25T16:48:00Z" w16du:dateUtc="2025-06-25T20:48:00Z">
                <w:pPr>
                  <w:jc w:val="center"/>
                </w:pPr>
              </w:pPrChange>
            </w:pPr>
            <w:r>
              <w:rPr>
                <w:sz w:val="22"/>
                <w:szCs w:val="22"/>
                <w:lang w:val="en-CA"/>
              </w:rPr>
              <w:t>genProp:hasName</w:t>
            </w:r>
          </w:p>
        </w:tc>
      </w:tr>
    </w:tbl>
    <w:p w14:paraId="62F0B1A2" w14:textId="5F15FE31" w:rsidR="005B2CD1" w:rsidRDefault="005B2CD1">
      <w:pPr>
        <w:pStyle w:val="Caption"/>
        <w:rPr>
          <w:ins w:id="179" w:author="Divnoor Pal Chatha" w:date="2025-06-25T16:48:00Z" w16du:dateUtc="2025-06-25T20:48:00Z"/>
        </w:rPr>
      </w:pPr>
      <w:ins w:id="180" w:author="Divnoor Pal Chatha" w:date="2025-06-25T16:48:00Z" w16du:dateUtc="2025-06-25T20:48:00Z">
        <w:r>
          <w:t xml:space="preserve">Table </w:t>
        </w:r>
        <w:r>
          <w:fldChar w:fldCharType="begin"/>
        </w:r>
        <w:r>
          <w:instrText xml:space="preserve"> SEQ Table \* ARABIC </w:instrText>
        </w:r>
      </w:ins>
      <w:r>
        <w:fldChar w:fldCharType="separate"/>
      </w:r>
      <w:ins w:id="181" w:author="Divnoor Pal Chatha" w:date="2025-06-25T17:04:00Z" w16du:dateUtc="2025-06-25T21:04:00Z">
        <w:r w:rsidR="005D763A">
          <w:rPr>
            <w:noProof/>
          </w:rPr>
          <w:t>7</w:t>
        </w:r>
      </w:ins>
      <w:ins w:id="182" w:author="Divnoor Pal Chatha" w:date="2025-06-25T16:48:00Z" w16du:dateUtc="2025-06-25T20:48:00Z">
        <w:r>
          <w:fldChar w:fldCharType="end"/>
        </w:r>
        <w:r>
          <w:t xml:space="preserve">: </w:t>
        </w:r>
        <w:r w:rsidRPr="00D3093F">
          <w:t>Mapping ORN_OFFICIAL_STREET_NAME.csv Road Link data to City Digital Twin</w:t>
        </w:r>
      </w:ins>
    </w:p>
    <w:p w14:paraId="36BC91A5" w14:textId="18507001" w:rsidR="0094459F" w:rsidRPr="00E138ED" w:rsidDel="005B2CD1" w:rsidRDefault="00E138ED" w:rsidP="00591730">
      <w:pPr>
        <w:rPr>
          <w:del w:id="183" w:author="Divnoor Pal Chatha" w:date="2025-06-25T16:49:00Z" w16du:dateUtc="2025-06-25T20:49:00Z"/>
          <w:b/>
          <w:bCs/>
          <w:sz w:val="22"/>
          <w:szCs w:val="22"/>
          <w:lang w:val="en-CA"/>
        </w:rPr>
      </w:pPr>
      <w:del w:id="184" w:author="Divnoor Pal Chatha" w:date="2025-06-25T16:49:00Z" w16du:dateUtc="2025-06-25T20:49:00Z">
        <w:r w:rsidDel="005B2CD1">
          <w:rPr>
            <w:b/>
            <w:bCs/>
            <w:sz w:val="22"/>
            <w:szCs w:val="22"/>
            <w:lang w:val="en-CA"/>
          </w:rPr>
          <w:delText xml:space="preserve">Table 5: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OFFICIAL_STREET_NAME.csv</w:delText>
        </w:r>
        <w:r w:rsidRPr="00B20927" w:rsidDel="005B2CD1">
          <w:rPr>
            <w:sz w:val="22"/>
            <w:szCs w:val="22"/>
          </w:rPr>
          <w:delText xml:space="preserve"> </w:delText>
        </w:r>
        <w:r w:rsidR="002D0E56" w:rsidDel="005B2CD1">
          <w:rPr>
            <w:sz w:val="22"/>
            <w:szCs w:val="22"/>
          </w:rPr>
          <w:delText xml:space="preserve">Road Link data </w:delText>
        </w:r>
        <w:r w:rsidRPr="00E95CB6" w:rsidDel="005B2CD1">
          <w:rPr>
            <w:sz w:val="22"/>
            <w:szCs w:val="22"/>
          </w:rPr>
          <w:delText>to City Digital Twin</w:delText>
        </w:r>
      </w:del>
    </w:p>
    <w:p w14:paraId="2C292C64" w14:textId="77777777" w:rsidR="006519D2" w:rsidRDefault="006519D2" w:rsidP="009E7672">
      <w:pPr>
        <w:rPr>
          <w:b/>
          <w:bCs/>
          <w:sz w:val="22"/>
          <w:szCs w:val="22"/>
          <w:lang w:val="en-CA"/>
        </w:rPr>
      </w:pPr>
    </w:p>
    <w:p w14:paraId="16967FE5" w14:textId="187A700C" w:rsidR="00F400E5" w:rsidRDefault="006519D2" w:rsidP="009E7672">
      <w:pPr>
        <w:rPr>
          <w:sz w:val="22"/>
          <w:szCs w:val="22"/>
          <w:lang w:val="en-CA"/>
        </w:rPr>
      </w:pPr>
      <w:r w:rsidRPr="006519D2">
        <w:rPr>
          <w:b/>
          <w:bCs/>
          <w:sz w:val="22"/>
          <w:szCs w:val="22"/>
          <w:lang w:val="en-CA"/>
        </w:rPr>
        <w:t>ORN_BLOCKED_PASSAGE.csv:</w:t>
      </w:r>
      <w:r w:rsidRPr="001B5578">
        <w:rPr>
          <w:sz w:val="22"/>
          <w:szCs w:val="22"/>
          <w:lang w:val="en-CA"/>
        </w:rPr>
        <w:t xml:space="preserve"> A point event on a road element identifying the existence of an access barrier or an obstruction, either man-made or natural, which controls or limits access to a road element</w:t>
      </w:r>
    </w:p>
    <w:tbl>
      <w:tblPr>
        <w:tblW w:w="11766" w:type="dxa"/>
        <w:tblInd w:w="-1144" w:type="dxa"/>
        <w:tblLayout w:type="fixed"/>
        <w:tblCellMar>
          <w:top w:w="15" w:type="dxa"/>
          <w:left w:w="15" w:type="dxa"/>
          <w:bottom w:w="15" w:type="dxa"/>
          <w:right w:w="15" w:type="dxa"/>
        </w:tblCellMar>
        <w:tblLook w:val="04A0" w:firstRow="1" w:lastRow="0" w:firstColumn="1" w:lastColumn="0" w:noHBand="0" w:noVBand="1"/>
      </w:tblPr>
      <w:tblGrid>
        <w:gridCol w:w="2835"/>
        <w:gridCol w:w="5954"/>
        <w:gridCol w:w="2977"/>
      </w:tblGrid>
      <w:tr w:rsidR="00381E9F" w:rsidRPr="001B5578" w14:paraId="3FD8A9F7" w14:textId="77777777" w:rsidTr="00A176C9">
        <w:tc>
          <w:tcPr>
            <w:tcW w:w="11766"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7A022880" w14:textId="437702B5" w:rsidR="00381E9F" w:rsidRDefault="00381E9F" w:rsidP="00381E9F">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BLOCKED_PASSAGE</w:t>
            </w:r>
            <w:r w:rsidRPr="001B5578">
              <w:rPr>
                <w:color w:val="FFFFFF" w:themeColor="background1"/>
                <w:sz w:val="22"/>
                <w:szCs w:val="22"/>
                <w:lang w:val="en-CA"/>
              </w:rPr>
              <w:t>.csv:</w:t>
            </w:r>
          </w:p>
        </w:tc>
      </w:tr>
      <w:tr w:rsidR="00EC4191" w:rsidRPr="001B5578" w14:paraId="6534C2AA" w14:textId="77777777" w:rsidTr="00EC4191">
        <w:tc>
          <w:tcPr>
            <w:tcW w:w="283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8F24963" w14:textId="77777777" w:rsidR="00EC4191" w:rsidRPr="001B5578" w:rsidRDefault="00EC4191"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5954"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1F6528E" w14:textId="77777777" w:rsidR="00EC4191" w:rsidRPr="001B5578" w:rsidRDefault="00EC4191"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97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45FAB21" w14:textId="61B26EF8" w:rsidR="00EC4191" w:rsidRPr="001B5578" w:rsidRDefault="00EC4191" w:rsidP="00A176C9">
            <w:pPr>
              <w:jc w:val="center"/>
              <w:rPr>
                <w:color w:val="FFFFFF" w:themeColor="background1"/>
                <w:sz w:val="22"/>
                <w:szCs w:val="22"/>
                <w:lang w:val="en-CA"/>
              </w:rPr>
            </w:pPr>
            <w:r>
              <w:rPr>
                <w:color w:val="FFFFFF" w:themeColor="background1"/>
                <w:sz w:val="22"/>
                <w:szCs w:val="22"/>
                <w:lang w:val="en-CA"/>
              </w:rPr>
              <w:t>Maps to CDT Property</w:t>
            </w:r>
          </w:p>
        </w:tc>
      </w:tr>
      <w:tr w:rsidR="00EC4191" w:rsidRPr="001B5578" w14:paraId="497BE429" w14:textId="77777777" w:rsidTr="00EC4191">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F543" w14:textId="77777777" w:rsidR="00EC4191" w:rsidRPr="001B5578" w:rsidRDefault="00EC4191" w:rsidP="00F400E5">
            <w:pPr>
              <w:rPr>
                <w:sz w:val="22"/>
                <w:szCs w:val="22"/>
                <w:lang w:val="en-CA"/>
              </w:rPr>
            </w:pPr>
            <w:r w:rsidRPr="001B5578">
              <w:rPr>
                <w:sz w:val="22"/>
                <w:szCs w:val="22"/>
                <w:lang w:val="en-CA"/>
              </w:rPr>
              <w:br/>
              <w:t>BLOCKED_PASSAGE_TYPE</w:t>
            </w:r>
          </w:p>
          <w:p w14:paraId="341CDE02" w14:textId="40C72E82" w:rsidR="00EC4191" w:rsidRPr="001B5578" w:rsidRDefault="00EC4191" w:rsidP="00F400E5">
            <w:pPr>
              <w:rPr>
                <w:sz w:val="22"/>
                <w:szCs w:val="22"/>
                <w:lang w:val="en-CA"/>
              </w:rPr>
            </w:pP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37D" w14:textId="77777777" w:rsidR="00EC4191" w:rsidRDefault="00EC4191" w:rsidP="00F400E5">
            <w:pPr>
              <w:rPr>
                <w:sz w:val="22"/>
                <w:szCs w:val="22"/>
                <w:lang w:val="en-CA"/>
              </w:rPr>
            </w:pPr>
            <w:r w:rsidRPr="001B5578">
              <w:rPr>
                <w:sz w:val="22"/>
                <w:szCs w:val="22"/>
                <w:lang w:val="en-CA"/>
              </w:rPr>
              <w:t>A man-made or natural barrier or access restriction placed on a road net element to control or limit access to a road net element.</w:t>
            </w:r>
          </w:p>
          <w:p w14:paraId="527DBBEE" w14:textId="1A9CCB06" w:rsidR="00EC4191" w:rsidRPr="001B5578" w:rsidRDefault="00EC4191" w:rsidP="00F400E5">
            <w:pPr>
              <w:rPr>
                <w:sz w:val="22"/>
                <w:szCs w:val="22"/>
                <w:lang w:val="en-CA"/>
              </w:rPr>
            </w:pPr>
            <w:r w:rsidRPr="003C1203">
              <w:rPr>
                <w:noProof/>
                <w:sz w:val="22"/>
                <w:szCs w:val="22"/>
                <w:lang w:val="en-CA"/>
              </w:rPr>
              <w:drawing>
                <wp:inline distT="0" distB="0" distL="0" distR="0" wp14:anchorId="0C256EFD" wp14:editId="70701C74">
                  <wp:extent cx="3486150" cy="2410882"/>
                  <wp:effectExtent l="0" t="0" r="0" b="8890"/>
                  <wp:docPr id="17914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5732" name=""/>
                          <pic:cNvPicPr/>
                        </pic:nvPicPr>
                        <pic:blipFill>
                          <a:blip r:embed="rId52"/>
                          <a:stretch>
                            <a:fillRect/>
                          </a:stretch>
                        </pic:blipFill>
                        <pic:spPr>
                          <a:xfrm>
                            <a:off x="0" y="0"/>
                            <a:ext cx="3498184" cy="2419204"/>
                          </a:xfrm>
                          <a:prstGeom prst="rect">
                            <a:avLst/>
                          </a:prstGeom>
                        </pic:spPr>
                      </pic:pic>
                    </a:graphicData>
                  </a:graphic>
                </wp:inline>
              </w:drawing>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8F56B" w14:textId="11318960" w:rsidR="00EC4191" w:rsidRPr="001B5578" w:rsidRDefault="00EC4191" w:rsidP="005B2CD1">
            <w:pPr>
              <w:keepNext/>
              <w:rPr>
                <w:sz w:val="22"/>
                <w:szCs w:val="22"/>
                <w:lang w:val="en-CA"/>
              </w:rPr>
              <w:pPrChange w:id="185" w:author="Divnoor Pal Chatha" w:date="2025-06-25T16:51:00Z" w16du:dateUtc="2025-06-25T20:51:00Z">
                <w:pPr/>
              </w:pPrChange>
            </w:pPr>
            <w:r>
              <w:rPr>
                <w:sz w:val="22"/>
                <w:szCs w:val="22"/>
                <w:lang w:val="en-CA"/>
              </w:rPr>
              <w:t>cdt:hasB</w:t>
            </w:r>
            <w:r w:rsidRPr="00F400E5">
              <w:rPr>
                <w:sz w:val="22"/>
                <w:szCs w:val="22"/>
                <w:lang w:val="en-CA"/>
              </w:rPr>
              <w:t>lockedPassage</w:t>
            </w:r>
            <w:r>
              <w:rPr>
                <w:sz w:val="22"/>
                <w:szCs w:val="22"/>
                <w:lang w:val="en-CA"/>
              </w:rPr>
              <w:t>Type</w:t>
            </w:r>
          </w:p>
        </w:tc>
      </w:tr>
    </w:tbl>
    <w:p w14:paraId="2C8A9939" w14:textId="43BC75E5" w:rsidR="005B2CD1" w:rsidRDefault="005B2CD1">
      <w:pPr>
        <w:pStyle w:val="Caption"/>
        <w:rPr>
          <w:ins w:id="186" w:author="Divnoor Pal Chatha" w:date="2025-06-25T16:51:00Z" w16du:dateUtc="2025-06-25T20:51:00Z"/>
        </w:rPr>
      </w:pPr>
      <w:ins w:id="187" w:author="Divnoor Pal Chatha" w:date="2025-06-25T16:51:00Z" w16du:dateUtc="2025-06-25T20:51:00Z">
        <w:r>
          <w:t xml:space="preserve">Table </w:t>
        </w:r>
        <w:r>
          <w:fldChar w:fldCharType="begin"/>
        </w:r>
        <w:r>
          <w:instrText xml:space="preserve"> SEQ Table \* ARABIC </w:instrText>
        </w:r>
      </w:ins>
      <w:r>
        <w:fldChar w:fldCharType="separate"/>
      </w:r>
      <w:ins w:id="188" w:author="Divnoor Pal Chatha" w:date="2025-06-25T17:04:00Z" w16du:dateUtc="2025-06-25T21:04:00Z">
        <w:r w:rsidR="005D763A">
          <w:rPr>
            <w:noProof/>
          </w:rPr>
          <w:t>8</w:t>
        </w:r>
      </w:ins>
      <w:ins w:id="189" w:author="Divnoor Pal Chatha" w:date="2025-06-25T16:51:00Z" w16du:dateUtc="2025-06-25T20:51:00Z">
        <w:r>
          <w:fldChar w:fldCharType="end"/>
        </w:r>
        <w:r>
          <w:t xml:space="preserve">: </w:t>
        </w:r>
        <w:r w:rsidRPr="009A2968">
          <w:t>Mapping ORN_BLOCKED_PASSAGE.csv to City Digital Twin</w:t>
        </w:r>
      </w:ins>
    </w:p>
    <w:p w14:paraId="4298BC5D" w14:textId="24689749" w:rsidR="006519D2" w:rsidRPr="00CB6367" w:rsidRDefault="006519D2" w:rsidP="006519D2">
      <w:pPr>
        <w:rPr>
          <w:b/>
          <w:bCs/>
          <w:sz w:val="22"/>
          <w:szCs w:val="22"/>
          <w:lang w:val="en-CA"/>
        </w:rPr>
      </w:pPr>
      <w:del w:id="190" w:author="Divnoor Pal Chatha" w:date="2025-06-25T16:51:00Z" w16du:dateUtc="2025-06-25T20:51:00Z">
        <w:r w:rsidDel="005B2CD1">
          <w:rPr>
            <w:b/>
            <w:bCs/>
            <w:sz w:val="22"/>
            <w:szCs w:val="22"/>
            <w:lang w:val="en-CA"/>
          </w:rPr>
          <w:delText xml:space="preserve">Table 6: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BLOCKED_PASSAGE.csv</w:delText>
        </w:r>
        <w:r w:rsidRPr="00B20927" w:rsidDel="005B2CD1">
          <w:rPr>
            <w:sz w:val="22"/>
            <w:szCs w:val="22"/>
          </w:rPr>
          <w:delText xml:space="preserve"> </w:delText>
        </w:r>
        <w:r w:rsidRPr="00E95CB6" w:rsidDel="005B2CD1">
          <w:rPr>
            <w:sz w:val="22"/>
            <w:szCs w:val="22"/>
          </w:rPr>
          <w:delText>to City Digital Twin</w:delText>
        </w:r>
      </w:del>
    </w:p>
    <w:p w14:paraId="07C88529" w14:textId="77777777" w:rsidR="006519D2" w:rsidRDefault="006519D2" w:rsidP="009E7672">
      <w:pPr>
        <w:rPr>
          <w:b/>
          <w:bCs/>
          <w:sz w:val="22"/>
          <w:szCs w:val="22"/>
          <w:lang w:val="en-CA"/>
        </w:rPr>
      </w:pPr>
    </w:p>
    <w:p w14:paraId="2BBA6CC4" w14:textId="45B33A18" w:rsidR="009C4974" w:rsidRDefault="006519D2" w:rsidP="009E7672">
      <w:pPr>
        <w:rPr>
          <w:sz w:val="22"/>
          <w:szCs w:val="22"/>
          <w:lang w:val="en-CA"/>
        </w:rPr>
      </w:pPr>
      <w:r w:rsidRPr="006519D2">
        <w:rPr>
          <w:b/>
          <w:bCs/>
          <w:sz w:val="22"/>
          <w:szCs w:val="22"/>
          <w:lang w:val="en-CA"/>
        </w:rPr>
        <w:t>ORN_JURISDICTION.csv:</w:t>
      </w:r>
      <w:r w:rsidRPr="001B5578">
        <w:rPr>
          <w:sz w:val="22"/>
          <w:szCs w:val="22"/>
          <w:lang w:val="en-CA"/>
        </w:rPr>
        <w:t xml:space="preserve"> Identifies jurisdictional, or custodianship</w:t>
      </w:r>
      <w:r>
        <w:rPr>
          <w:sz w:val="22"/>
          <w:szCs w:val="22"/>
          <w:lang w:val="en-CA"/>
        </w:rPr>
        <w:t>,</w:t>
      </w:r>
      <w:r w:rsidRPr="001B5578">
        <w:rPr>
          <w:sz w:val="22"/>
          <w:szCs w:val="22"/>
          <w:lang w:val="en-CA"/>
        </w:rPr>
        <w:t xml:space="preserve"> responsibility of the road  </w:t>
      </w:r>
    </w:p>
    <w:tbl>
      <w:tblPr>
        <w:tblW w:w="11766" w:type="dxa"/>
        <w:tblInd w:w="-1144" w:type="dxa"/>
        <w:tblLayout w:type="fixed"/>
        <w:tblCellMar>
          <w:top w:w="15" w:type="dxa"/>
          <w:left w:w="15" w:type="dxa"/>
          <w:bottom w:w="15" w:type="dxa"/>
          <w:right w:w="15" w:type="dxa"/>
        </w:tblCellMar>
        <w:tblLook w:val="04A0" w:firstRow="1" w:lastRow="0" w:firstColumn="1" w:lastColumn="0" w:noHBand="0" w:noVBand="1"/>
      </w:tblPr>
      <w:tblGrid>
        <w:gridCol w:w="1701"/>
        <w:gridCol w:w="7797"/>
        <w:gridCol w:w="2268"/>
      </w:tblGrid>
      <w:tr w:rsidR="00DC0BDF" w:rsidRPr="001B5578" w14:paraId="4B8DA52B" w14:textId="77777777">
        <w:trPr>
          <w:trHeight w:val="420"/>
        </w:trPr>
        <w:tc>
          <w:tcPr>
            <w:tcW w:w="11766"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C28929E" w14:textId="77777777" w:rsidR="00DC0BDF" w:rsidRPr="001B5578" w:rsidRDefault="00DC0BDF" w:rsidP="00A176C9">
            <w:pPr>
              <w:jc w:val="center"/>
              <w:rPr>
                <w:color w:val="FFFFFF" w:themeColor="background1"/>
                <w:sz w:val="22"/>
                <w:szCs w:val="22"/>
                <w:lang w:val="en-CA"/>
              </w:rPr>
            </w:pPr>
            <w:r w:rsidRPr="001B5578">
              <w:rPr>
                <w:color w:val="FFFFFF" w:themeColor="background1"/>
                <w:sz w:val="22"/>
                <w:szCs w:val="22"/>
                <w:lang w:val="en-CA"/>
              </w:rPr>
              <w:lastRenderedPageBreak/>
              <w:t>Data Provided by ORN_</w:t>
            </w:r>
            <w:r>
              <w:rPr>
                <w:color w:val="FFFFFF" w:themeColor="background1"/>
                <w:sz w:val="22"/>
                <w:szCs w:val="22"/>
                <w:lang w:val="en-CA"/>
              </w:rPr>
              <w:t>JURISDICTION</w:t>
            </w:r>
            <w:r w:rsidRPr="001B5578">
              <w:rPr>
                <w:color w:val="FFFFFF" w:themeColor="background1"/>
                <w:sz w:val="22"/>
                <w:szCs w:val="22"/>
                <w:lang w:val="en-CA"/>
              </w:rPr>
              <w:t>.csv:</w:t>
            </w:r>
          </w:p>
        </w:tc>
      </w:tr>
      <w:tr w:rsidR="00EC4191" w:rsidRPr="001B5578" w14:paraId="34CBBB97" w14:textId="77777777" w:rsidTr="00381E9F">
        <w:trPr>
          <w:trHeight w:val="420"/>
        </w:trPr>
        <w:tc>
          <w:tcPr>
            <w:tcW w:w="170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1406406F" w14:textId="52652562" w:rsidR="00EC4191" w:rsidRPr="001B5578" w:rsidRDefault="00EC4191" w:rsidP="00DC0BDF">
            <w:pPr>
              <w:jc w:val="center"/>
              <w:rPr>
                <w:color w:val="FFFFFF" w:themeColor="background1"/>
                <w:sz w:val="22"/>
                <w:szCs w:val="22"/>
                <w:lang w:val="en-CA"/>
              </w:rPr>
            </w:pPr>
            <w:r w:rsidRPr="001B5578">
              <w:rPr>
                <w:color w:val="FFFFFF" w:themeColor="background1"/>
                <w:sz w:val="22"/>
                <w:szCs w:val="22"/>
                <w:lang w:val="en-CA"/>
              </w:rPr>
              <w:t>ORN Data Tag</w:t>
            </w:r>
          </w:p>
        </w:tc>
        <w:tc>
          <w:tcPr>
            <w:tcW w:w="7797" w:type="dxa"/>
            <w:tcBorders>
              <w:top w:val="single" w:sz="8" w:space="0" w:color="000000"/>
              <w:left w:val="single" w:sz="8" w:space="0" w:color="000000"/>
              <w:bottom w:val="single" w:sz="8" w:space="0" w:color="000000"/>
              <w:right w:val="single" w:sz="8" w:space="0" w:color="000000"/>
            </w:tcBorders>
            <w:shd w:val="clear" w:color="auto" w:fill="007BB8"/>
          </w:tcPr>
          <w:p w14:paraId="4EE2A5AF" w14:textId="05772F7A" w:rsidR="00EC4191" w:rsidRPr="001B5578" w:rsidRDefault="00EC4191" w:rsidP="00DC0BDF">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Pr>
          <w:p w14:paraId="259734A7" w14:textId="3FB83A4F" w:rsidR="00EC4191" w:rsidRPr="001B5578" w:rsidRDefault="00EC4191" w:rsidP="00DC0BDF">
            <w:pPr>
              <w:jc w:val="center"/>
              <w:rPr>
                <w:color w:val="FFFFFF" w:themeColor="background1"/>
                <w:sz w:val="22"/>
                <w:szCs w:val="22"/>
                <w:lang w:val="en-CA"/>
              </w:rPr>
            </w:pPr>
            <w:r>
              <w:rPr>
                <w:color w:val="FFFFFF" w:themeColor="background1"/>
                <w:sz w:val="22"/>
                <w:szCs w:val="22"/>
                <w:lang w:val="en-CA"/>
              </w:rPr>
              <w:t>Maps to CDT Property</w:t>
            </w:r>
          </w:p>
        </w:tc>
      </w:tr>
      <w:tr w:rsidR="00EC4191" w:rsidRPr="001B5578" w14:paraId="4D233F7D" w14:textId="77777777" w:rsidTr="00381E9F">
        <w:trPr>
          <w:trHeight w:val="420"/>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41267D" w14:textId="77777777" w:rsidR="00EC4191" w:rsidRPr="001B5578" w:rsidRDefault="00EC4191" w:rsidP="005536B7">
            <w:pPr>
              <w:rPr>
                <w:sz w:val="22"/>
                <w:szCs w:val="22"/>
                <w:lang w:val="en-CA"/>
              </w:rPr>
            </w:pPr>
            <w:r w:rsidRPr="001B5578">
              <w:rPr>
                <w:sz w:val="22"/>
                <w:szCs w:val="22"/>
                <w:lang w:val="en-CA"/>
              </w:rPr>
              <w:t>JURISDICTION</w:t>
            </w:r>
          </w:p>
          <w:p w14:paraId="06E8704B" w14:textId="09B1E8EB" w:rsidR="00EC4191" w:rsidRPr="001B5578" w:rsidRDefault="00EC4191" w:rsidP="005536B7">
            <w:pPr>
              <w:jc w:val="center"/>
              <w:rPr>
                <w:color w:val="FFFFFF" w:themeColor="background1"/>
                <w:sz w:val="22"/>
                <w:szCs w:val="22"/>
                <w:lang w:val="en-CA"/>
              </w:rPr>
            </w:pPr>
          </w:p>
        </w:tc>
        <w:tc>
          <w:tcPr>
            <w:tcW w:w="7797" w:type="dxa"/>
            <w:tcBorders>
              <w:top w:val="single" w:sz="8" w:space="0" w:color="000000"/>
              <w:left w:val="single" w:sz="8" w:space="0" w:color="000000"/>
              <w:bottom w:val="single" w:sz="8" w:space="0" w:color="000000"/>
              <w:right w:val="single" w:sz="8" w:space="0" w:color="000000"/>
            </w:tcBorders>
            <w:shd w:val="clear" w:color="auto" w:fill="auto"/>
          </w:tcPr>
          <w:p w14:paraId="1E2897F5" w14:textId="56146E4B" w:rsidR="00EC4191" w:rsidRPr="001B5578" w:rsidRDefault="00EC4191" w:rsidP="005536B7">
            <w:pPr>
              <w:jc w:val="center"/>
              <w:rPr>
                <w:color w:val="FFFFFF" w:themeColor="background1"/>
                <w:sz w:val="22"/>
                <w:szCs w:val="22"/>
                <w:lang w:val="en-CA"/>
              </w:rPr>
            </w:pPr>
            <w:r w:rsidRPr="001B5578">
              <w:rPr>
                <w:sz w:val="22"/>
                <w:szCs w:val="22"/>
                <w:lang w:val="en-CA"/>
              </w:rPr>
              <w:t>An indication of who has the jurisdictional, or custodianship responsibility for a road net element. The custodian would have the responsibility to ensure maintenance occurs, but is not necessarily the one who undertakes the maintenance directly.</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73E9D3D" w14:textId="77777777" w:rsidR="00EC4191" w:rsidRPr="001B5578" w:rsidRDefault="00EC4191" w:rsidP="00AB231A">
            <w:pPr>
              <w:jc w:val="center"/>
              <w:rPr>
                <w:color w:val="FFFFFF" w:themeColor="background1"/>
                <w:sz w:val="22"/>
                <w:szCs w:val="22"/>
                <w:lang w:val="en-CA"/>
              </w:rPr>
            </w:pPr>
            <w:r>
              <w:rPr>
                <w:sz w:val="22"/>
                <w:szCs w:val="22"/>
              </w:rPr>
              <w:t>cdt:hasCustodian</w:t>
            </w:r>
          </w:p>
          <w:p w14:paraId="233BEDEC" w14:textId="6782EC4D" w:rsidR="00EC4191" w:rsidRPr="001B5578" w:rsidRDefault="00EC4191" w:rsidP="005B2CD1">
            <w:pPr>
              <w:keepNext/>
              <w:jc w:val="center"/>
              <w:rPr>
                <w:color w:val="FFFFFF" w:themeColor="background1"/>
                <w:sz w:val="22"/>
                <w:szCs w:val="22"/>
                <w:lang w:val="en-CA"/>
              </w:rPr>
              <w:pPrChange w:id="191" w:author="Divnoor Pal Chatha" w:date="2025-06-25T16:51:00Z" w16du:dateUtc="2025-06-25T20:51:00Z">
                <w:pPr>
                  <w:jc w:val="center"/>
                </w:pPr>
              </w:pPrChange>
            </w:pPr>
          </w:p>
        </w:tc>
      </w:tr>
    </w:tbl>
    <w:p w14:paraId="59164728" w14:textId="3DF4D62C" w:rsidR="005B2CD1" w:rsidRDefault="005B2CD1">
      <w:pPr>
        <w:pStyle w:val="Caption"/>
        <w:rPr>
          <w:ins w:id="192" w:author="Divnoor Pal Chatha" w:date="2025-06-25T16:51:00Z" w16du:dateUtc="2025-06-25T20:51:00Z"/>
        </w:rPr>
      </w:pPr>
      <w:ins w:id="193" w:author="Divnoor Pal Chatha" w:date="2025-06-25T16:51:00Z" w16du:dateUtc="2025-06-25T20:51:00Z">
        <w:r>
          <w:t xml:space="preserve">Table </w:t>
        </w:r>
        <w:r>
          <w:fldChar w:fldCharType="begin"/>
        </w:r>
        <w:r>
          <w:instrText xml:space="preserve"> SEQ Table \* ARABIC </w:instrText>
        </w:r>
      </w:ins>
      <w:r>
        <w:fldChar w:fldCharType="separate"/>
      </w:r>
      <w:ins w:id="194" w:author="Divnoor Pal Chatha" w:date="2025-06-25T17:04:00Z" w16du:dateUtc="2025-06-25T21:04:00Z">
        <w:r w:rsidR="005D763A">
          <w:rPr>
            <w:noProof/>
          </w:rPr>
          <w:t>9</w:t>
        </w:r>
      </w:ins>
      <w:ins w:id="195" w:author="Divnoor Pal Chatha" w:date="2025-06-25T16:51:00Z" w16du:dateUtc="2025-06-25T20:51:00Z">
        <w:r>
          <w:fldChar w:fldCharType="end"/>
        </w:r>
        <w:r>
          <w:t xml:space="preserve">: </w:t>
        </w:r>
        <w:r w:rsidRPr="00A32FEA">
          <w:t>Mapping ORN_JURISDICTION.csv to City Digital Twin</w:t>
        </w:r>
      </w:ins>
    </w:p>
    <w:p w14:paraId="52F18547" w14:textId="23C3040A" w:rsidR="000D36D8" w:rsidRPr="006519D2" w:rsidDel="005B2CD1" w:rsidRDefault="006519D2" w:rsidP="009E7672">
      <w:pPr>
        <w:rPr>
          <w:del w:id="196" w:author="Divnoor Pal Chatha" w:date="2025-06-25T16:51:00Z" w16du:dateUtc="2025-06-25T20:51:00Z"/>
          <w:b/>
          <w:bCs/>
          <w:sz w:val="22"/>
          <w:szCs w:val="22"/>
          <w:lang w:val="en-CA"/>
        </w:rPr>
      </w:pPr>
      <w:del w:id="197" w:author="Divnoor Pal Chatha" w:date="2025-06-25T16:51:00Z" w16du:dateUtc="2025-06-25T20:51:00Z">
        <w:r w:rsidDel="005B2CD1">
          <w:rPr>
            <w:b/>
            <w:bCs/>
            <w:sz w:val="22"/>
            <w:szCs w:val="22"/>
            <w:lang w:val="en-CA"/>
          </w:rPr>
          <w:delText xml:space="preserve">Table 7: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JURISDICTION.csv</w:delText>
        </w:r>
        <w:r w:rsidRPr="00B20927" w:rsidDel="005B2CD1">
          <w:rPr>
            <w:sz w:val="22"/>
            <w:szCs w:val="22"/>
          </w:rPr>
          <w:delText xml:space="preserve"> </w:delText>
        </w:r>
        <w:r w:rsidRPr="00E95CB6" w:rsidDel="005B2CD1">
          <w:rPr>
            <w:sz w:val="22"/>
            <w:szCs w:val="22"/>
          </w:rPr>
          <w:delText>to City Digital Twin</w:delText>
        </w:r>
      </w:del>
    </w:p>
    <w:p w14:paraId="309E586E" w14:textId="77777777" w:rsidR="006519D2" w:rsidRDefault="006519D2" w:rsidP="009E7672">
      <w:pPr>
        <w:rPr>
          <w:sz w:val="22"/>
          <w:szCs w:val="22"/>
          <w:lang w:val="en-CA"/>
        </w:rPr>
      </w:pPr>
    </w:p>
    <w:p w14:paraId="5BB5AC60" w14:textId="4F0291C0" w:rsidR="009E7672" w:rsidRPr="001B5578" w:rsidRDefault="006519D2" w:rsidP="009E7672">
      <w:pPr>
        <w:rPr>
          <w:sz w:val="22"/>
          <w:szCs w:val="22"/>
          <w:lang w:val="en-CA"/>
        </w:rPr>
      </w:pPr>
      <w:r w:rsidRPr="006519D2">
        <w:rPr>
          <w:b/>
          <w:bCs/>
          <w:sz w:val="22"/>
          <w:szCs w:val="22"/>
          <w:lang w:val="en-CA"/>
        </w:rPr>
        <w:t>ORN_ROAD_SURFACE.csv:</w:t>
      </w:r>
      <w:r w:rsidRPr="001B5578">
        <w:rPr>
          <w:sz w:val="22"/>
          <w:szCs w:val="22"/>
          <w:lang w:val="en-CA"/>
        </w:rPr>
        <w:t xml:space="preserve"> The surface type of a road element.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127"/>
        <w:gridCol w:w="7229"/>
        <w:gridCol w:w="2268"/>
      </w:tblGrid>
      <w:tr w:rsidR="00381E9F" w:rsidRPr="001B5578" w14:paraId="4F371BAB"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7D0F4E2D" w14:textId="3C99027B" w:rsidR="00381E9F" w:rsidRDefault="00381E9F" w:rsidP="00381E9F">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ROAD_SURFACE</w:t>
            </w:r>
            <w:r w:rsidRPr="001B5578">
              <w:rPr>
                <w:color w:val="FFFFFF" w:themeColor="background1"/>
                <w:sz w:val="22"/>
                <w:szCs w:val="22"/>
                <w:lang w:val="en-CA"/>
              </w:rPr>
              <w:t>.csv:</w:t>
            </w:r>
          </w:p>
        </w:tc>
      </w:tr>
      <w:tr w:rsidR="00381E9F" w:rsidRPr="001B5578" w14:paraId="4F532FA5" w14:textId="77777777" w:rsidTr="00381E9F">
        <w:tc>
          <w:tcPr>
            <w:tcW w:w="212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9252998"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22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1B9883B"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18AA7C6" w14:textId="29E9CFAC" w:rsidR="00381E9F" w:rsidRPr="001B5578" w:rsidRDefault="00381E9F" w:rsidP="00A176C9">
            <w:pPr>
              <w:jc w:val="center"/>
              <w:rPr>
                <w:color w:val="FFFFFF" w:themeColor="background1"/>
                <w:sz w:val="22"/>
                <w:szCs w:val="22"/>
                <w:lang w:val="en-CA"/>
              </w:rPr>
            </w:pPr>
            <w:r>
              <w:rPr>
                <w:color w:val="FFFFFF" w:themeColor="background1"/>
                <w:sz w:val="22"/>
                <w:szCs w:val="22"/>
                <w:lang w:val="en-CA"/>
              </w:rPr>
              <w:t>Maps to CDT Property</w:t>
            </w:r>
          </w:p>
        </w:tc>
      </w:tr>
      <w:tr w:rsidR="00381E9F" w:rsidRPr="001B5578" w14:paraId="52D49B3E" w14:textId="77777777" w:rsidTr="00381E9F">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1430" w14:textId="1B7A7A2C" w:rsidR="00381E9F" w:rsidRPr="001B5578" w:rsidRDefault="00381E9F" w:rsidP="00F97231">
            <w:pPr>
              <w:rPr>
                <w:sz w:val="22"/>
                <w:szCs w:val="22"/>
                <w:lang w:val="en-CA"/>
              </w:rPr>
            </w:pPr>
            <w:r w:rsidRPr="001B5578">
              <w:rPr>
                <w:sz w:val="22"/>
                <w:szCs w:val="22"/>
                <w:lang w:val="en-CA"/>
              </w:rPr>
              <w:t>SURFACE_TYPE</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07BB" w14:textId="77777777" w:rsidR="00381E9F" w:rsidRDefault="00381E9F" w:rsidP="00F97231">
            <w:pPr>
              <w:rPr>
                <w:sz w:val="22"/>
                <w:szCs w:val="22"/>
                <w:lang w:val="en-CA"/>
              </w:rPr>
            </w:pPr>
            <w:r w:rsidRPr="001B5578">
              <w:rPr>
                <w:sz w:val="22"/>
                <w:szCs w:val="22"/>
                <w:lang w:val="en-CA"/>
              </w:rPr>
              <w:t>A linear event indicating the surface type of a road element.</w:t>
            </w:r>
          </w:p>
          <w:p w14:paraId="1DCD6469" w14:textId="04E22B19" w:rsidR="00381E9F" w:rsidRPr="001B5578" w:rsidRDefault="00381E9F" w:rsidP="00F97231">
            <w:pPr>
              <w:rPr>
                <w:sz w:val="22"/>
                <w:szCs w:val="22"/>
                <w:lang w:val="en-CA"/>
              </w:rPr>
            </w:pPr>
            <w:r w:rsidRPr="00426F9F">
              <w:rPr>
                <w:noProof/>
                <w:sz w:val="22"/>
                <w:szCs w:val="22"/>
                <w:lang w:val="en-CA"/>
              </w:rPr>
              <w:drawing>
                <wp:inline distT="0" distB="0" distL="0" distR="0" wp14:anchorId="739BFFCC" wp14:editId="44189F3E">
                  <wp:extent cx="4327072" cy="2073014"/>
                  <wp:effectExtent l="0" t="0" r="0" b="3810"/>
                  <wp:docPr id="143406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9299" name=""/>
                          <pic:cNvPicPr/>
                        </pic:nvPicPr>
                        <pic:blipFill>
                          <a:blip r:embed="rId53"/>
                          <a:stretch>
                            <a:fillRect/>
                          </a:stretch>
                        </pic:blipFill>
                        <pic:spPr>
                          <a:xfrm>
                            <a:off x="0" y="0"/>
                            <a:ext cx="4344433" cy="2081332"/>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E5B5D" w14:textId="77777777" w:rsidR="00381E9F" w:rsidRPr="00F400E5" w:rsidRDefault="00381E9F" w:rsidP="00F97231">
            <w:pPr>
              <w:rPr>
                <w:sz w:val="22"/>
                <w:szCs w:val="22"/>
                <w:lang w:val="en-CA"/>
              </w:rPr>
            </w:pPr>
            <w:r>
              <w:rPr>
                <w:sz w:val="22"/>
                <w:szCs w:val="22"/>
                <w:lang w:val="en-CA"/>
              </w:rPr>
              <w:t>cdt:hasSurfaceType</w:t>
            </w:r>
          </w:p>
          <w:p w14:paraId="1167B698" w14:textId="79858FC8" w:rsidR="00381E9F" w:rsidRPr="001B5578" w:rsidRDefault="00381E9F" w:rsidP="00381E9F">
            <w:pPr>
              <w:rPr>
                <w:sz w:val="22"/>
                <w:szCs w:val="22"/>
                <w:lang w:val="en-CA"/>
              </w:rPr>
            </w:pPr>
          </w:p>
        </w:tc>
      </w:tr>
      <w:tr w:rsidR="00381E9F" w:rsidRPr="001B5578" w14:paraId="7592546E" w14:textId="77777777" w:rsidTr="00381E9F">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0F57D" w14:textId="1AEF06B6" w:rsidR="00381E9F" w:rsidRPr="001B5578" w:rsidRDefault="00381E9F" w:rsidP="0008422D">
            <w:pPr>
              <w:rPr>
                <w:sz w:val="22"/>
                <w:szCs w:val="22"/>
                <w:lang w:val="en-CA"/>
              </w:rPr>
            </w:pPr>
            <w:r w:rsidRPr="001B5578">
              <w:rPr>
                <w:sz w:val="22"/>
                <w:szCs w:val="22"/>
                <w:lang w:val="en-CA"/>
              </w:rPr>
              <w:t>PAVEMENT_STATUS</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6A635" w14:textId="5EE13AD9" w:rsidR="00381E9F" w:rsidRPr="001B5578" w:rsidRDefault="00381E9F" w:rsidP="0008422D">
            <w:pPr>
              <w:rPr>
                <w:sz w:val="22"/>
                <w:szCs w:val="22"/>
                <w:lang w:val="en-CA"/>
              </w:rPr>
            </w:pPr>
            <w:r w:rsidRPr="001B5578">
              <w:rPr>
                <w:sz w:val="22"/>
                <w:szCs w:val="22"/>
                <w:lang w:val="en-CA"/>
              </w:rPr>
              <w:t>The surface type of a road element.</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1C5EA" w14:textId="78809FF6" w:rsidR="00381E9F" w:rsidRDefault="00381E9F" w:rsidP="005B2CD1">
            <w:pPr>
              <w:keepNext/>
              <w:rPr>
                <w:sz w:val="22"/>
                <w:szCs w:val="22"/>
                <w:lang w:val="en-CA"/>
              </w:rPr>
              <w:pPrChange w:id="198" w:author="Divnoor Pal Chatha" w:date="2025-06-25T16:52:00Z" w16du:dateUtc="2025-06-25T20:52:00Z">
                <w:pPr/>
              </w:pPrChange>
            </w:pPr>
            <w:r>
              <w:rPr>
                <w:sz w:val="22"/>
                <w:szCs w:val="22"/>
                <w:lang w:val="en-CA"/>
              </w:rPr>
              <w:t>cdt:pavementStatus</w:t>
            </w:r>
          </w:p>
        </w:tc>
      </w:tr>
    </w:tbl>
    <w:p w14:paraId="681D2579" w14:textId="33831487" w:rsidR="005B2CD1" w:rsidRDefault="005B2CD1">
      <w:pPr>
        <w:pStyle w:val="Caption"/>
        <w:rPr>
          <w:ins w:id="199" w:author="Divnoor Pal Chatha" w:date="2025-06-25T16:52:00Z" w16du:dateUtc="2025-06-25T20:52:00Z"/>
        </w:rPr>
      </w:pPr>
      <w:ins w:id="200" w:author="Divnoor Pal Chatha" w:date="2025-06-25T16:52:00Z" w16du:dateUtc="2025-06-25T20:52:00Z">
        <w:r>
          <w:t xml:space="preserve">Table </w:t>
        </w:r>
        <w:r>
          <w:fldChar w:fldCharType="begin"/>
        </w:r>
        <w:r>
          <w:instrText xml:space="preserve"> SEQ Table \* ARABIC </w:instrText>
        </w:r>
      </w:ins>
      <w:r>
        <w:fldChar w:fldCharType="separate"/>
      </w:r>
      <w:ins w:id="201" w:author="Divnoor Pal Chatha" w:date="2025-06-25T17:04:00Z" w16du:dateUtc="2025-06-25T21:04:00Z">
        <w:r w:rsidR="005D763A">
          <w:rPr>
            <w:noProof/>
          </w:rPr>
          <w:t>10</w:t>
        </w:r>
      </w:ins>
      <w:ins w:id="202" w:author="Divnoor Pal Chatha" w:date="2025-06-25T16:52:00Z" w16du:dateUtc="2025-06-25T20:52:00Z">
        <w:r>
          <w:fldChar w:fldCharType="end"/>
        </w:r>
        <w:r>
          <w:t xml:space="preserve">: </w:t>
        </w:r>
        <w:r w:rsidRPr="00AA1C4F">
          <w:t>Mapping ORN_ROAD_SURFACE.csv to City Digital Twin</w:t>
        </w:r>
      </w:ins>
    </w:p>
    <w:p w14:paraId="3E17D42E" w14:textId="5DB092C6" w:rsidR="009C4974" w:rsidRPr="006519D2" w:rsidDel="005B2CD1" w:rsidRDefault="006519D2" w:rsidP="009E7672">
      <w:pPr>
        <w:rPr>
          <w:del w:id="203" w:author="Divnoor Pal Chatha" w:date="2025-06-25T16:52:00Z" w16du:dateUtc="2025-06-25T20:52:00Z"/>
          <w:b/>
          <w:bCs/>
          <w:sz w:val="22"/>
          <w:szCs w:val="22"/>
          <w:lang w:val="en-CA"/>
        </w:rPr>
      </w:pPr>
      <w:del w:id="204" w:author="Divnoor Pal Chatha" w:date="2025-06-25T16:52:00Z" w16du:dateUtc="2025-06-25T20:52:00Z">
        <w:r w:rsidDel="005B2CD1">
          <w:rPr>
            <w:b/>
            <w:bCs/>
            <w:sz w:val="22"/>
            <w:szCs w:val="22"/>
            <w:lang w:val="en-CA"/>
          </w:rPr>
          <w:delText xml:space="preserve">Table 8: </w:delText>
        </w:r>
        <w:r w:rsidRPr="00E95CB6" w:rsidDel="005B2CD1">
          <w:rPr>
            <w:sz w:val="22"/>
            <w:szCs w:val="22"/>
          </w:rPr>
          <w:delText xml:space="preserve">Mapping </w:delText>
        </w:r>
        <w:r w:rsidRPr="00B20927" w:rsidDel="005B2CD1">
          <w:rPr>
            <w:sz w:val="22"/>
            <w:szCs w:val="22"/>
          </w:rPr>
          <w:delText>ORN_ROAD_</w:delText>
        </w:r>
        <w:r w:rsidDel="005B2CD1">
          <w:rPr>
            <w:sz w:val="22"/>
            <w:szCs w:val="22"/>
          </w:rPr>
          <w:delText>SURFACE.csv</w:delText>
        </w:r>
        <w:r w:rsidRPr="00B20927" w:rsidDel="005B2CD1">
          <w:rPr>
            <w:sz w:val="22"/>
            <w:szCs w:val="22"/>
          </w:rPr>
          <w:delText xml:space="preserve"> </w:delText>
        </w:r>
        <w:r w:rsidRPr="00E95CB6" w:rsidDel="005B2CD1">
          <w:rPr>
            <w:sz w:val="22"/>
            <w:szCs w:val="22"/>
          </w:rPr>
          <w:delText>to City Digital Twin</w:delText>
        </w:r>
      </w:del>
    </w:p>
    <w:p w14:paraId="0055768C" w14:textId="77777777" w:rsidR="00381E9F" w:rsidRDefault="00381E9F" w:rsidP="009E7672">
      <w:pPr>
        <w:rPr>
          <w:sz w:val="22"/>
          <w:szCs w:val="22"/>
          <w:lang w:val="en-CA"/>
        </w:rPr>
      </w:pPr>
    </w:p>
    <w:p w14:paraId="39E64AA6" w14:textId="70A0B5E0" w:rsidR="009C4974" w:rsidRPr="001B5578" w:rsidRDefault="006519D2" w:rsidP="009E7672">
      <w:pPr>
        <w:rPr>
          <w:sz w:val="22"/>
          <w:szCs w:val="22"/>
          <w:lang w:val="en-CA"/>
        </w:rPr>
      </w:pPr>
      <w:r w:rsidRPr="006519D2">
        <w:rPr>
          <w:b/>
          <w:bCs/>
          <w:sz w:val="22"/>
          <w:szCs w:val="22"/>
          <w:lang w:val="en-CA"/>
        </w:rPr>
        <w:t>ORN_NUMBER_OF_LANES.csv:</w:t>
      </w:r>
      <w:r w:rsidRPr="001B5578">
        <w:rPr>
          <w:sz w:val="22"/>
          <w:szCs w:val="22"/>
          <w:lang w:val="en-CA"/>
        </w:rPr>
        <w:t xml:space="preserve"> A linear event indicating the number of lanes.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261"/>
        <w:gridCol w:w="5528"/>
        <w:gridCol w:w="2835"/>
      </w:tblGrid>
      <w:tr w:rsidR="00381E9F" w:rsidRPr="001B5578" w14:paraId="78095766" w14:textId="77777777">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9038B71" w14:textId="579E73CD" w:rsidR="00381E9F" w:rsidRDefault="00381E9F" w:rsidP="00381E9F">
            <w:pPr>
              <w:jc w:val="center"/>
              <w:rPr>
                <w:color w:val="FFFFFF" w:themeColor="background1"/>
                <w:sz w:val="22"/>
                <w:szCs w:val="22"/>
                <w:lang w:val="en-CA"/>
              </w:rPr>
            </w:pPr>
            <w:r w:rsidRPr="001B5578">
              <w:rPr>
                <w:color w:val="FFFFFF" w:themeColor="background1"/>
                <w:sz w:val="22"/>
                <w:szCs w:val="22"/>
                <w:lang w:val="en-CA"/>
              </w:rPr>
              <w:lastRenderedPageBreak/>
              <w:t>Data Provided by ORN_</w:t>
            </w:r>
            <w:r>
              <w:rPr>
                <w:color w:val="FFFFFF" w:themeColor="background1"/>
                <w:sz w:val="22"/>
                <w:szCs w:val="22"/>
                <w:lang w:val="en-CA"/>
              </w:rPr>
              <w:t>NUMBER_OF_LANES</w:t>
            </w:r>
            <w:r w:rsidRPr="001B5578">
              <w:rPr>
                <w:color w:val="FFFFFF" w:themeColor="background1"/>
                <w:sz w:val="22"/>
                <w:szCs w:val="22"/>
                <w:lang w:val="en-CA"/>
              </w:rPr>
              <w:t>.csv:</w:t>
            </w:r>
          </w:p>
        </w:tc>
      </w:tr>
      <w:tr w:rsidR="00381E9F" w:rsidRPr="001B5578" w14:paraId="7952E55C" w14:textId="77777777" w:rsidTr="00381E9F">
        <w:tc>
          <w:tcPr>
            <w:tcW w:w="326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CBE72E7"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552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14AE4AD"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83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88C4C2B" w14:textId="31040724" w:rsidR="00381E9F" w:rsidRPr="001B5578" w:rsidRDefault="00381E9F" w:rsidP="00A176C9">
            <w:pPr>
              <w:jc w:val="center"/>
              <w:rPr>
                <w:color w:val="FFFFFF" w:themeColor="background1"/>
                <w:sz w:val="22"/>
                <w:szCs w:val="22"/>
                <w:lang w:val="en-CA"/>
              </w:rPr>
            </w:pPr>
            <w:r>
              <w:rPr>
                <w:color w:val="FFFFFF" w:themeColor="background1"/>
                <w:sz w:val="22"/>
                <w:szCs w:val="22"/>
                <w:lang w:val="en-CA"/>
              </w:rPr>
              <w:t>Maps to CDT Property</w:t>
            </w:r>
          </w:p>
        </w:tc>
      </w:tr>
      <w:tr w:rsidR="00381E9F" w:rsidRPr="001B5578" w14:paraId="426DDB34" w14:textId="77777777" w:rsidTr="00381E9F">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EF28" w14:textId="5636AFE1" w:rsidR="00381E9F" w:rsidRPr="001B5578" w:rsidRDefault="00381E9F" w:rsidP="0044764C">
            <w:pPr>
              <w:rPr>
                <w:sz w:val="22"/>
                <w:szCs w:val="22"/>
                <w:lang w:val="en-CA"/>
              </w:rPr>
            </w:pPr>
            <w:r w:rsidRPr="001B5578">
              <w:rPr>
                <w:sz w:val="22"/>
                <w:szCs w:val="22"/>
                <w:lang w:val="en-CA"/>
              </w:rPr>
              <w:t>NUMBER_OF_LANES</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D1BC" w14:textId="070F03EC" w:rsidR="00381E9F" w:rsidRPr="001B5578" w:rsidRDefault="00381E9F" w:rsidP="0044764C">
            <w:pPr>
              <w:rPr>
                <w:sz w:val="22"/>
                <w:szCs w:val="22"/>
                <w:lang w:val="en-CA"/>
              </w:rPr>
            </w:pPr>
            <w:r w:rsidRPr="001B5578">
              <w:rPr>
                <w:sz w:val="22"/>
                <w:szCs w:val="22"/>
                <w:lang w:val="en-CA"/>
              </w:rPr>
              <w:t>The number of lanes of a road.</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351F6" w14:textId="77777777" w:rsidR="00381E9F" w:rsidRPr="00F400E5" w:rsidRDefault="00381E9F" w:rsidP="0044764C">
            <w:pPr>
              <w:rPr>
                <w:sz w:val="22"/>
                <w:szCs w:val="22"/>
                <w:lang w:val="en-CA"/>
              </w:rPr>
            </w:pPr>
            <w:r>
              <w:rPr>
                <w:sz w:val="22"/>
                <w:szCs w:val="22"/>
                <w:lang w:val="en-CA"/>
              </w:rPr>
              <w:t>road:numLanes</w:t>
            </w:r>
          </w:p>
          <w:p w14:paraId="43983D20" w14:textId="0292C893" w:rsidR="00381E9F" w:rsidRPr="001B5578" w:rsidRDefault="00381E9F" w:rsidP="005B2CD1">
            <w:pPr>
              <w:keepNext/>
              <w:jc w:val="center"/>
              <w:rPr>
                <w:sz w:val="22"/>
                <w:szCs w:val="22"/>
                <w:lang w:val="en-CA"/>
              </w:rPr>
              <w:pPrChange w:id="205" w:author="Divnoor Pal Chatha" w:date="2025-06-25T16:55:00Z" w16du:dateUtc="2025-06-25T20:55:00Z">
                <w:pPr>
                  <w:jc w:val="center"/>
                </w:pPr>
              </w:pPrChange>
            </w:pPr>
          </w:p>
        </w:tc>
      </w:tr>
    </w:tbl>
    <w:p w14:paraId="7C355BF3" w14:textId="3269EE1A" w:rsidR="005B2CD1" w:rsidRDefault="005B2CD1">
      <w:pPr>
        <w:pStyle w:val="Caption"/>
        <w:rPr>
          <w:ins w:id="206" w:author="Divnoor Pal Chatha" w:date="2025-06-25T16:55:00Z" w16du:dateUtc="2025-06-25T20:55:00Z"/>
        </w:rPr>
      </w:pPr>
      <w:ins w:id="207" w:author="Divnoor Pal Chatha" w:date="2025-06-25T16:55:00Z" w16du:dateUtc="2025-06-25T20:55:00Z">
        <w:r>
          <w:t xml:space="preserve">Table </w:t>
        </w:r>
        <w:r>
          <w:fldChar w:fldCharType="begin"/>
        </w:r>
        <w:r>
          <w:instrText xml:space="preserve"> SEQ Table \* ARABIC </w:instrText>
        </w:r>
      </w:ins>
      <w:r>
        <w:fldChar w:fldCharType="separate"/>
      </w:r>
      <w:ins w:id="208" w:author="Divnoor Pal Chatha" w:date="2025-06-25T17:04:00Z" w16du:dateUtc="2025-06-25T21:04:00Z">
        <w:r w:rsidR="005D763A">
          <w:rPr>
            <w:noProof/>
          </w:rPr>
          <w:t>11</w:t>
        </w:r>
      </w:ins>
      <w:ins w:id="209" w:author="Divnoor Pal Chatha" w:date="2025-06-25T16:55:00Z" w16du:dateUtc="2025-06-25T20:55:00Z">
        <w:r>
          <w:fldChar w:fldCharType="end"/>
        </w:r>
        <w:r>
          <w:t xml:space="preserve">: </w:t>
        </w:r>
        <w:r w:rsidRPr="001936BE">
          <w:t>Mapping ORN_NUMBER_OF_LANES.csv to City Digital Twin</w:t>
        </w:r>
      </w:ins>
    </w:p>
    <w:p w14:paraId="606E5041" w14:textId="154D473F" w:rsidR="006519D2" w:rsidRPr="00CB6367" w:rsidRDefault="006519D2" w:rsidP="006519D2">
      <w:pPr>
        <w:rPr>
          <w:b/>
          <w:bCs/>
          <w:sz w:val="22"/>
          <w:szCs w:val="22"/>
          <w:lang w:val="en-CA"/>
        </w:rPr>
      </w:pPr>
      <w:del w:id="210" w:author="Divnoor Pal Chatha" w:date="2025-06-25T16:55:00Z" w16du:dateUtc="2025-06-25T20:55:00Z">
        <w:r w:rsidDel="005B2CD1">
          <w:rPr>
            <w:b/>
            <w:bCs/>
            <w:sz w:val="22"/>
            <w:szCs w:val="22"/>
            <w:lang w:val="en-CA"/>
          </w:rPr>
          <w:delText xml:space="preserve">Table 9: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NUMBER_OF_LANES.csv</w:delText>
        </w:r>
        <w:r w:rsidRPr="00B20927" w:rsidDel="005B2CD1">
          <w:rPr>
            <w:sz w:val="22"/>
            <w:szCs w:val="22"/>
          </w:rPr>
          <w:delText xml:space="preserve"> </w:delText>
        </w:r>
        <w:r w:rsidRPr="00E95CB6" w:rsidDel="005B2CD1">
          <w:rPr>
            <w:sz w:val="22"/>
            <w:szCs w:val="22"/>
          </w:rPr>
          <w:delText>to City Digital Twin</w:delText>
        </w:r>
      </w:del>
    </w:p>
    <w:p w14:paraId="47ED80C6" w14:textId="77777777" w:rsidR="006519D2" w:rsidRDefault="006519D2" w:rsidP="009E7672">
      <w:pPr>
        <w:rPr>
          <w:sz w:val="22"/>
          <w:szCs w:val="22"/>
          <w:lang w:val="en-CA"/>
        </w:rPr>
      </w:pPr>
    </w:p>
    <w:p w14:paraId="344A12BB" w14:textId="089E9CAE" w:rsidR="009E7672" w:rsidRDefault="006519D2" w:rsidP="009E7672">
      <w:pPr>
        <w:rPr>
          <w:sz w:val="22"/>
          <w:szCs w:val="22"/>
          <w:lang w:val="en-CA"/>
        </w:rPr>
      </w:pPr>
      <w:r w:rsidRPr="006519D2">
        <w:rPr>
          <w:b/>
          <w:bCs/>
          <w:sz w:val="22"/>
          <w:szCs w:val="22"/>
          <w:lang w:val="en-CA"/>
        </w:rPr>
        <w:t>ORN_ROUTE_NAME.csv:</w:t>
      </w:r>
      <w:r w:rsidRPr="001B5578">
        <w:rPr>
          <w:sz w:val="22"/>
          <w:szCs w:val="22"/>
          <w:lang w:val="en-CA"/>
        </w:rPr>
        <w:t xml:space="preserve"> The name attached to a road net element as defined by a Municipality, Provincial Ministry, or Federal Agency and is associated to an established and/or maintained route.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261"/>
        <w:gridCol w:w="6095"/>
        <w:gridCol w:w="2268"/>
      </w:tblGrid>
      <w:tr w:rsidR="008549A8" w:rsidRPr="001B5578" w14:paraId="21A1AEF5" w14:textId="77777777">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A30EA84" w14:textId="5628EA74" w:rsidR="008549A8" w:rsidRDefault="008549A8" w:rsidP="008549A8">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ROUTE_NAME</w:t>
            </w:r>
            <w:r w:rsidRPr="001B5578">
              <w:rPr>
                <w:color w:val="FFFFFF" w:themeColor="background1"/>
                <w:sz w:val="22"/>
                <w:szCs w:val="22"/>
                <w:lang w:val="en-CA"/>
              </w:rPr>
              <w:t>.csv:</w:t>
            </w:r>
          </w:p>
        </w:tc>
      </w:tr>
      <w:tr w:rsidR="008549A8" w:rsidRPr="001B5578" w14:paraId="1873CDB7" w14:textId="77777777" w:rsidTr="008549A8">
        <w:tc>
          <w:tcPr>
            <w:tcW w:w="326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A1CFB82"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609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4E96C8B"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852B843" w14:textId="6AADAC15" w:rsidR="008549A8" w:rsidRPr="001B5578" w:rsidRDefault="008549A8" w:rsidP="00A176C9">
            <w:pPr>
              <w:jc w:val="center"/>
              <w:rPr>
                <w:color w:val="FFFFFF" w:themeColor="background1"/>
                <w:sz w:val="22"/>
                <w:szCs w:val="22"/>
                <w:lang w:val="en-CA"/>
              </w:rPr>
            </w:pPr>
            <w:r>
              <w:rPr>
                <w:color w:val="FFFFFF" w:themeColor="background1"/>
                <w:sz w:val="22"/>
                <w:szCs w:val="22"/>
                <w:lang w:val="en-CA"/>
              </w:rPr>
              <w:t>Maps to CDT Property</w:t>
            </w:r>
          </w:p>
        </w:tc>
      </w:tr>
      <w:tr w:rsidR="008549A8" w:rsidRPr="001B5578" w14:paraId="7B76731E" w14:textId="77777777" w:rsidTr="008549A8">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A432" w14:textId="7AF2CDCB" w:rsidR="008549A8" w:rsidRPr="001B5578" w:rsidRDefault="008549A8" w:rsidP="0044764C">
            <w:pPr>
              <w:rPr>
                <w:sz w:val="22"/>
                <w:szCs w:val="22"/>
                <w:lang w:val="en-CA"/>
              </w:rPr>
            </w:pPr>
            <w:r w:rsidRPr="001B5578">
              <w:rPr>
                <w:sz w:val="22"/>
                <w:szCs w:val="22"/>
                <w:lang w:val="en-CA"/>
              </w:rPr>
              <w:t>ROUTE_NAME_ENGLISH</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ED48" w14:textId="277C1F8C" w:rsidR="008549A8" w:rsidRPr="001B5578" w:rsidRDefault="008549A8" w:rsidP="0044764C">
            <w:pPr>
              <w:rPr>
                <w:sz w:val="22"/>
                <w:szCs w:val="22"/>
                <w:lang w:val="en-CA"/>
              </w:rPr>
            </w:pPr>
            <w:r w:rsidRPr="001B5578">
              <w:rPr>
                <w:sz w:val="22"/>
                <w:szCs w:val="22"/>
                <w:lang w:val="en-CA"/>
              </w:rPr>
              <w:t>The English name that is attached to a road net element as defined by a Municipality, Provincial Ministry, or Federal Agency and is associated to an established and/or maintained route.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F6F87" w14:textId="790793F2" w:rsidR="008549A8" w:rsidRPr="001B5578" w:rsidRDefault="008549A8" w:rsidP="005B2CD1">
            <w:pPr>
              <w:keepNext/>
              <w:rPr>
                <w:sz w:val="22"/>
                <w:szCs w:val="22"/>
                <w:lang w:val="en-CA"/>
              </w:rPr>
              <w:pPrChange w:id="211" w:author="Divnoor Pal Chatha" w:date="2025-06-25T16:55:00Z" w16du:dateUtc="2025-06-25T20:55:00Z">
                <w:pPr/>
              </w:pPrChange>
            </w:pPr>
            <w:r>
              <w:rPr>
                <w:sz w:val="22"/>
                <w:szCs w:val="22"/>
                <w:lang w:val="en-CA"/>
              </w:rPr>
              <w:t>cdt:routeName</w:t>
            </w:r>
          </w:p>
        </w:tc>
      </w:tr>
    </w:tbl>
    <w:p w14:paraId="11B6E81F" w14:textId="1EC2A7E4" w:rsidR="005B2CD1" w:rsidRDefault="005B2CD1">
      <w:pPr>
        <w:pStyle w:val="Caption"/>
        <w:rPr>
          <w:ins w:id="212" w:author="Divnoor Pal Chatha" w:date="2025-06-25T16:55:00Z" w16du:dateUtc="2025-06-25T20:55:00Z"/>
        </w:rPr>
      </w:pPr>
      <w:ins w:id="213" w:author="Divnoor Pal Chatha" w:date="2025-06-25T16:55:00Z" w16du:dateUtc="2025-06-25T20:55:00Z">
        <w:r>
          <w:t xml:space="preserve">Table </w:t>
        </w:r>
        <w:r>
          <w:fldChar w:fldCharType="begin"/>
        </w:r>
        <w:r>
          <w:instrText xml:space="preserve"> SEQ Table \* ARABIC </w:instrText>
        </w:r>
      </w:ins>
      <w:r>
        <w:fldChar w:fldCharType="separate"/>
      </w:r>
      <w:ins w:id="214" w:author="Divnoor Pal Chatha" w:date="2025-06-25T17:04:00Z" w16du:dateUtc="2025-06-25T21:04:00Z">
        <w:r w:rsidR="005D763A">
          <w:rPr>
            <w:noProof/>
          </w:rPr>
          <w:t>12</w:t>
        </w:r>
      </w:ins>
      <w:ins w:id="215" w:author="Divnoor Pal Chatha" w:date="2025-06-25T16:55:00Z" w16du:dateUtc="2025-06-25T20:55:00Z">
        <w:r>
          <w:fldChar w:fldCharType="end"/>
        </w:r>
        <w:r>
          <w:t xml:space="preserve">: </w:t>
        </w:r>
        <w:r w:rsidRPr="001D6D06">
          <w:t>Mapping ORN_ROUTE_NAME.csv to City Digital Twin</w:t>
        </w:r>
      </w:ins>
    </w:p>
    <w:p w14:paraId="7284DF3B" w14:textId="320BA07C" w:rsidR="006519D2" w:rsidRPr="00CB6367" w:rsidRDefault="006519D2" w:rsidP="006519D2">
      <w:pPr>
        <w:rPr>
          <w:b/>
          <w:bCs/>
          <w:sz w:val="22"/>
          <w:szCs w:val="22"/>
          <w:lang w:val="en-CA"/>
        </w:rPr>
      </w:pPr>
      <w:del w:id="216" w:author="Divnoor Pal Chatha" w:date="2025-06-25T16:55:00Z" w16du:dateUtc="2025-06-25T20:55:00Z">
        <w:r w:rsidDel="005B2CD1">
          <w:rPr>
            <w:b/>
            <w:bCs/>
            <w:sz w:val="22"/>
            <w:szCs w:val="22"/>
            <w:lang w:val="en-CA"/>
          </w:rPr>
          <w:delText xml:space="preserve">Table 10: </w:delText>
        </w:r>
        <w:r w:rsidRPr="00E95CB6" w:rsidDel="005B2CD1">
          <w:rPr>
            <w:sz w:val="22"/>
            <w:szCs w:val="22"/>
          </w:rPr>
          <w:delText xml:space="preserve">Mapping </w:delText>
        </w:r>
        <w:r w:rsidRPr="00B20927" w:rsidDel="005B2CD1">
          <w:rPr>
            <w:sz w:val="22"/>
            <w:szCs w:val="22"/>
          </w:rPr>
          <w:delText>ORN_R</w:delText>
        </w:r>
        <w:r w:rsidDel="005B2CD1">
          <w:rPr>
            <w:sz w:val="22"/>
            <w:szCs w:val="22"/>
          </w:rPr>
          <w:delText xml:space="preserve">OUTE_NAME.csv </w:delText>
        </w:r>
        <w:r w:rsidRPr="00E95CB6" w:rsidDel="005B2CD1">
          <w:rPr>
            <w:sz w:val="22"/>
            <w:szCs w:val="22"/>
          </w:rPr>
          <w:delText>to City Digital Twin</w:delText>
        </w:r>
      </w:del>
    </w:p>
    <w:p w14:paraId="1D321D51" w14:textId="77777777" w:rsidR="006519D2" w:rsidRDefault="006519D2" w:rsidP="006519D2">
      <w:pPr>
        <w:rPr>
          <w:b/>
          <w:bCs/>
          <w:sz w:val="22"/>
          <w:szCs w:val="22"/>
          <w:lang w:val="en-CA"/>
        </w:rPr>
      </w:pPr>
    </w:p>
    <w:p w14:paraId="5C1DC550" w14:textId="5D7204BA" w:rsidR="0044764C" w:rsidRDefault="006519D2" w:rsidP="009E7672">
      <w:pPr>
        <w:rPr>
          <w:sz w:val="22"/>
          <w:szCs w:val="22"/>
          <w:lang w:val="en-CA"/>
        </w:rPr>
      </w:pPr>
      <w:r w:rsidRPr="006519D2">
        <w:rPr>
          <w:b/>
          <w:bCs/>
          <w:sz w:val="22"/>
          <w:szCs w:val="22"/>
          <w:lang w:val="en-CA"/>
        </w:rPr>
        <w:t>ORN_ROUTE_NUMBER.csv:</w:t>
      </w:r>
      <w:r w:rsidRPr="001B5578">
        <w:rPr>
          <w:sz w:val="22"/>
          <w:szCs w:val="22"/>
          <w:lang w:val="en-CA"/>
        </w:rPr>
        <w:t xml:space="preserve"> The route number attached to a road net element as defined by a Municipality, Provincial Ministry, or Federal Agency and is typically associated with provincial highways, secondary highways, county roads and regional roads</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261"/>
        <w:gridCol w:w="5953"/>
        <w:gridCol w:w="2410"/>
      </w:tblGrid>
      <w:tr w:rsidR="008549A8" w:rsidRPr="001B5578" w14:paraId="0E56641C" w14:textId="77777777">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6379B87" w14:textId="3A8C7D42" w:rsidR="008549A8" w:rsidRDefault="008549A8" w:rsidP="008549A8">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ROUTE_NUMBER</w:t>
            </w:r>
            <w:r w:rsidRPr="001B5578">
              <w:rPr>
                <w:color w:val="FFFFFF" w:themeColor="background1"/>
                <w:sz w:val="22"/>
                <w:szCs w:val="22"/>
                <w:lang w:val="en-CA"/>
              </w:rPr>
              <w:t>.csv:</w:t>
            </w:r>
          </w:p>
        </w:tc>
      </w:tr>
      <w:tr w:rsidR="008549A8" w:rsidRPr="001B5578" w14:paraId="0FAE9A82" w14:textId="77777777" w:rsidTr="008549A8">
        <w:tc>
          <w:tcPr>
            <w:tcW w:w="326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1C362644"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5953"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6466C4E9"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3D2F931" w14:textId="21F347F0" w:rsidR="008549A8" w:rsidRPr="001B5578" w:rsidRDefault="008549A8" w:rsidP="00A176C9">
            <w:pPr>
              <w:jc w:val="center"/>
              <w:rPr>
                <w:color w:val="FFFFFF" w:themeColor="background1"/>
                <w:sz w:val="22"/>
                <w:szCs w:val="22"/>
                <w:lang w:val="en-CA"/>
              </w:rPr>
            </w:pPr>
            <w:r>
              <w:rPr>
                <w:color w:val="FFFFFF" w:themeColor="background1"/>
                <w:sz w:val="22"/>
                <w:szCs w:val="22"/>
                <w:lang w:val="en-CA"/>
              </w:rPr>
              <w:t>Maps to CDT Property</w:t>
            </w:r>
          </w:p>
        </w:tc>
      </w:tr>
      <w:tr w:rsidR="008549A8" w:rsidRPr="001B5578" w14:paraId="38AA569B" w14:textId="77777777" w:rsidTr="008549A8">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1F34" w14:textId="56BAA047" w:rsidR="008549A8" w:rsidRPr="001B5578" w:rsidRDefault="008549A8" w:rsidP="0044764C">
            <w:pPr>
              <w:rPr>
                <w:sz w:val="22"/>
                <w:szCs w:val="22"/>
                <w:lang w:val="en-CA"/>
              </w:rPr>
            </w:pPr>
            <w:r w:rsidRPr="001B5578">
              <w:rPr>
                <w:sz w:val="22"/>
                <w:szCs w:val="22"/>
                <w:lang w:val="en-CA"/>
              </w:rPr>
              <w:t>ROUTE_NUMBER</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EDA6" w14:textId="30CED6EC" w:rsidR="008549A8" w:rsidRPr="001B5578" w:rsidRDefault="008549A8" w:rsidP="0044764C">
            <w:pPr>
              <w:rPr>
                <w:sz w:val="22"/>
                <w:szCs w:val="22"/>
                <w:lang w:val="en-CA"/>
              </w:rPr>
            </w:pPr>
            <w:r w:rsidRPr="001B5578">
              <w:rPr>
                <w:sz w:val="22"/>
                <w:szCs w:val="22"/>
                <w:lang w:val="en-CA"/>
              </w:rPr>
              <w:t xml:space="preserve">The route number assigned to a road typically associated with provincial highways, secondary highways, county roads and regional roads and is represented by a numeric and/or </w:t>
            </w:r>
            <w:r w:rsidRPr="001B5578">
              <w:rPr>
                <w:sz w:val="22"/>
                <w:szCs w:val="22"/>
                <w:lang w:val="en-CA"/>
              </w:rPr>
              <w:lastRenderedPageBreak/>
              <w:t>an alpha-numeric character. A road can be assigned multiple route numbers.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324D" w14:textId="77777777" w:rsidR="008549A8" w:rsidRDefault="008549A8" w:rsidP="0044764C">
            <w:pPr>
              <w:rPr>
                <w:sz w:val="22"/>
                <w:szCs w:val="22"/>
                <w:lang w:val="en-CA"/>
              </w:rPr>
            </w:pPr>
            <w:r>
              <w:rPr>
                <w:sz w:val="22"/>
                <w:szCs w:val="22"/>
                <w:lang w:val="en-CA"/>
              </w:rPr>
              <w:lastRenderedPageBreak/>
              <w:t>cdt:routeNumber</w:t>
            </w:r>
          </w:p>
          <w:p w14:paraId="4DFB3197" w14:textId="1239198A" w:rsidR="008549A8" w:rsidRPr="001B5578" w:rsidRDefault="008549A8" w:rsidP="005D763A">
            <w:pPr>
              <w:keepNext/>
              <w:rPr>
                <w:sz w:val="22"/>
                <w:szCs w:val="22"/>
                <w:lang w:val="en-CA"/>
              </w:rPr>
              <w:pPrChange w:id="217" w:author="Divnoor Pal Chatha" w:date="2025-06-25T16:58:00Z" w16du:dateUtc="2025-06-25T20:58:00Z">
                <w:pPr/>
              </w:pPrChange>
            </w:pPr>
          </w:p>
        </w:tc>
      </w:tr>
    </w:tbl>
    <w:p w14:paraId="685AFB69" w14:textId="20390921" w:rsidR="005D763A" w:rsidRDefault="005D763A">
      <w:pPr>
        <w:pStyle w:val="Caption"/>
        <w:rPr>
          <w:ins w:id="218" w:author="Divnoor Pal Chatha" w:date="2025-06-25T16:58:00Z" w16du:dateUtc="2025-06-25T20:58:00Z"/>
        </w:rPr>
      </w:pPr>
      <w:ins w:id="219" w:author="Divnoor Pal Chatha" w:date="2025-06-25T16:58:00Z" w16du:dateUtc="2025-06-25T20:58:00Z">
        <w:r>
          <w:t xml:space="preserve">Table </w:t>
        </w:r>
        <w:r>
          <w:fldChar w:fldCharType="begin"/>
        </w:r>
        <w:r>
          <w:instrText xml:space="preserve"> SEQ Table \* ARABIC </w:instrText>
        </w:r>
      </w:ins>
      <w:r>
        <w:fldChar w:fldCharType="separate"/>
      </w:r>
      <w:ins w:id="220" w:author="Divnoor Pal Chatha" w:date="2025-06-25T17:04:00Z" w16du:dateUtc="2025-06-25T21:04:00Z">
        <w:r>
          <w:rPr>
            <w:noProof/>
          </w:rPr>
          <w:t>13</w:t>
        </w:r>
      </w:ins>
      <w:ins w:id="221" w:author="Divnoor Pal Chatha" w:date="2025-06-25T16:58:00Z" w16du:dateUtc="2025-06-25T20:58:00Z">
        <w:r>
          <w:fldChar w:fldCharType="end"/>
        </w:r>
        <w:r>
          <w:t xml:space="preserve">: </w:t>
        </w:r>
        <w:r w:rsidRPr="00BA32D4">
          <w:t>Mapping ORN_ROUTE_NUMBER.csv to City Digital Twin</w:t>
        </w:r>
      </w:ins>
    </w:p>
    <w:p w14:paraId="7A2C43CF" w14:textId="237B3CF7" w:rsidR="006519D2" w:rsidRPr="00CB6367" w:rsidRDefault="006519D2" w:rsidP="006519D2">
      <w:pPr>
        <w:rPr>
          <w:b/>
          <w:bCs/>
          <w:sz w:val="22"/>
          <w:szCs w:val="22"/>
          <w:lang w:val="en-CA"/>
        </w:rPr>
      </w:pPr>
      <w:del w:id="222" w:author="Divnoor Pal Chatha" w:date="2025-06-25T16:55:00Z" w16du:dateUtc="2025-06-25T20:55:00Z">
        <w:r w:rsidDel="005B2CD1">
          <w:rPr>
            <w:b/>
            <w:bCs/>
            <w:sz w:val="22"/>
            <w:szCs w:val="22"/>
            <w:lang w:val="en-CA"/>
          </w:rPr>
          <w:delText xml:space="preserve">Table 11: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ROUTE_NUMBER.csv</w:delText>
        </w:r>
        <w:r w:rsidRPr="00B20927" w:rsidDel="005B2CD1">
          <w:rPr>
            <w:sz w:val="22"/>
            <w:szCs w:val="22"/>
          </w:rPr>
          <w:delText xml:space="preserve"> </w:delText>
        </w:r>
        <w:r w:rsidRPr="00E95CB6" w:rsidDel="005B2CD1">
          <w:rPr>
            <w:sz w:val="22"/>
            <w:szCs w:val="22"/>
          </w:rPr>
          <w:delText>to City Digital Twin</w:delText>
        </w:r>
      </w:del>
    </w:p>
    <w:p w14:paraId="658BF443" w14:textId="77777777" w:rsidR="00C84464" w:rsidRDefault="00C84464" w:rsidP="009E7672">
      <w:pPr>
        <w:rPr>
          <w:sz w:val="22"/>
          <w:szCs w:val="22"/>
          <w:lang w:val="en-CA"/>
        </w:rPr>
      </w:pPr>
    </w:p>
    <w:p w14:paraId="7795A114" w14:textId="6FDC1915" w:rsidR="00C84464" w:rsidRPr="001B5578" w:rsidRDefault="006519D2" w:rsidP="009E7672">
      <w:pPr>
        <w:rPr>
          <w:sz w:val="22"/>
          <w:szCs w:val="22"/>
          <w:lang w:val="en-CA"/>
        </w:rPr>
      </w:pPr>
      <w:r w:rsidRPr="006519D2">
        <w:rPr>
          <w:b/>
          <w:bCs/>
          <w:sz w:val="22"/>
          <w:szCs w:val="22"/>
          <w:lang w:val="en-CA"/>
        </w:rPr>
        <w:t>ORN_STRUCTURE.csv:</w:t>
      </w:r>
      <w:r w:rsidRPr="001B5578">
        <w:rPr>
          <w:sz w:val="22"/>
          <w:szCs w:val="22"/>
          <w:lang w:val="en-CA"/>
        </w:rPr>
        <w:t xml:space="preserve"> The classification of a structure, that exists on a road element and is managed as a linear event. The types are mutually exclusive.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127"/>
        <w:gridCol w:w="7087"/>
        <w:gridCol w:w="2410"/>
      </w:tblGrid>
      <w:tr w:rsidR="00D86026" w:rsidRPr="001B5578" w14:paraId="2E17ABBC"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679083A8" w14:textId="74D10731" w:rsidR="00D86026" w:rsidRDefault="00D86026" w:rsidP="00D86026">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STRUCTURE</w:t>
            </w:r>
            <w:r w:rsidRPr="001B5578">
              <w:rPr>
                <w:color w:val="FFFFFF" w:themeColor="background1"/>
                <w:sz w:val="22"/>
                <w:szCs w:val="22"/>
                <w:lang w:val="en-CA"/>
              </w:rPr>
              <w:t>.csv:</w:t>
            </w:r>
          </w:p>
        </w:tc>
      </w:tr>
      <w:tr w:rsidR="00D86026" w:rsidRPr="001B5578" w14:paraId="7AFC0BE9" w14:textId="77777777" w:rsidTr="00D86026">
        <w:tc>
          <w:tcPr>
            <w:tcW w:w="212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57F7B81" w14:textId="77777777" w:rsidR="00D86026" w:rsidRPr="001B5578" w:rsidRDefault="00D86026"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6B1DD8D" w14:textId="77777777" w:rsidR="00D86026" w:rsidRPr="001B5578" w:rsidRDefault="00D86026"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19E8FB6" w14:textId="49641C8C" w:rsidR="00D86026" w:rsidRPr="001B5578" w:rsidRDefault="00D86026" w:rsidP="00A176C9">
            <w:pPr>
              <w:jc w:val="center"/>
              <w:rPr>
                <w:color w:val="FFFFFF" w:themeColor="background1"/>
                <w:sz w:val="22"/>
                <w:szCs w:val="22"/>
                <w:lang w:val="en-CA"/>
              </w:rPr>
            </w:pPr>
            <w:r>
              <w:rPr>
                <w:color w:val="FFFFFF" w:themeColor="background1"/>
                <w:sz w:val="22"/>
                <w:szCs w:val="22"/>
                <w:lang w:val="en-CA"/>
              </w:rPr>
              <w:t>Maps of CDT Property</w:t>
            </w:r>
          </w:p>
        </w:tc>
      </w:tr>
      <w:tr w:rsidR="00D86026" w:rsidRPr="001B5578" w14:paraId="09CC720F" w14:textId="77777777" w:rsidTr="00D86026">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DED5" w14:textId="53149ADD" w:rsidR="00D86026" w:rsidRPr="001B5578" w:rsidRDefault="00D86026" w:rsidP="00B368A0">
            <w:pPr>
              <w:rPr>
                <w:sz w:val="22"/>
                <w:szCs w:val="22"/>
                <w:lang w:val="en-CA"/>
              </w:rPr>
            </w:pPr>
            <w:r w:rsidRPr="001B5578">
              <w:rPr>
                <w:sz w:val="22"/>
                <w:szCs w:val="22"/>
                <w:lang w:val="en-CA"/>
              </w:rPr>
              <w:t>STRUCTURE_TYPE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79C66" w14:textId="77777777" w:rsidR="00D86026" w:rsidRDefault="00D86026" w:rsidP="00B368A0">
            <w:pPr>
              <w:rPr>
                <w:sz w:val="22"/>
                <w:szCs w:val="22"/>
                <w:lang w:val="en-CA"/>
              </w:rPr>
            </w:pPr>
            <w:r w:rsidRPr="001B5578">
              <w:rPr>
                <w:sz w:val="22"/>
                <w:szCs w:val="22"/>
                <w:lang w:val="en-CA"/>
              </w:rPr>
              <w:t>The classification of a structure, that exists on a road element and is managed as a linear event.</w:t>
            </w:r>
          </w:p>
          <w:p w14:paraId="6FAE6E83" w14:textId="073C6C00" w:rsidR="00D86026" w:rsidRPr="001B5578" w:rsidRDefault="00D86026" w:rsidP="00B368A0">
            <w:pPr>
              <w:rPr>
                <w:sz w:val="22"/>
                <w:szCs w:val="22"/>
                <w:lang w:val="en-CA"/>
              </w:rPr>
            </w:pPr>
            <w:r w:rsidRPr="00426F9F">
              <w:rPr>
                <w:noProof/>
                <w:sz w:val="22"/>
                <w:szCs w:val="22"/>
                <w:lang w:val="en-CA"/>
              </w:rPr>
              <w:drawing>
                <wp:inline distT="0" distB="0" distL="0" distR="0" wp14:anchorId="3407FF70" wp14:editId="6605ADCC">
                  <wp:extent cx="4212772" cy="4324832"/>
                  <wp:effectExtent l="0" t="0" r="0" b="0"/>
                  <wp:docPr id="44830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2203" name=""/>
                          <pic:cNvPicPr/>
                        </pic:nvPicPr>
                        <pic:blipFill>
                          <a:blip r:embed="rId54"/>
                          <a:stretch>
                            <a:fillRect/>
                          </a:stretch>
                        </pic:blipFill>
                        <pic:spPr>
                          <a:xfrm>
                            <a:off x="0" y="0"/>
                            <a:ext cx="4233618" cy="4346232"/>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DE268" w14:textId="77777777" w:rsidR="00D86026" w:rsidRPr="001B5578" w:rsidRDefault="00D86026" w:rsidP="00B368A0">
            <w:pPr>
              <w:rPr>
                <w:sz w:val="22"/>
                <w:szCs w:val="22"/>
                <w:lang w:val="en-CA"/>
              </w:rPr>
            </w:pPr>
            <w:r w:rsidRPr="001B5578">
              <w:rPr>
                <w:sz w:val="22"/>
                <w:szCs w:val="22"/>
                <w:lang w:val="en-CA"/>
              </w:rPr>
              <w:t>cdt:</w:t>
            </w:r>
            <w:r>
              <w:rPr>
                <w:sz w:val="22"/>
                <w:szCs w:val="22"/>
                <w:lang w:val="en-CA"/>
              </w:rPr>
              <w:t>hasS</w:t>
            </w:r>
            <w:r w:rsidRPr="001B5578">
              <w:rPr>
                <w:sz w:val="22"/>
                <w:szCs w:val="22"/>
                <w:lang w:val="en-CA"/>
              </w:rPr>
              <w:t>tructureType</w:t>
            </w:r>
          </w:p>
          <w:p w14:paraId="633397A1" w14:textId="77777777" w:rsidR="00D86026" w:rsidRPr="00F400E5" w:rsidRDefault="00D86026" w:rsidP="00B368A0">
            <w:pPr>
              <w:rPr>
                <w:sz w:val="22"/>
                <w:szCs w:val="22"/>
                <w:lang w:val="en-CA"/>
              </w:rPr>
            </w:pPr>
          </w:p>
          <w:p w14:paraId="61D37F6D" w14:textId="779F1A2F" w:rsidR="00D86026" w:rsidRPr="001B5578" w:rsidRDefault="00D86026" w:rsidP="005D763A">
            <w:pPr>
              <w:keepNext/>
              <w:rPr>
                <w:sz w:val="22"/>
                <w:szCs w:val="22"/>
                <w:lang w:val="en-CA"/>
              </w:rPr>
              <w:pPrChange w:id="223" w:author="Divnoor Pal Chatha" w:date="2025-06-25T17:02:00Z" w16du:dateUtc="2025-06-25T21:02:00Z">
                <w:pPr/>
              </w:pPrChange>
            </w:pPr>
          </w:p>
        </w:tc>
      </w:tr>
    </w:tbl>
    <w:p w14:paraId="5C8601C7" w14:textId="073D7F1E" w:rsidR="005D763A" w:rsidRDefault="005D763A">
      <w:pPr>
        <w:pStyle w:val="Caption"/>
        <w:rPr>
          <w:ins w:id="224" w:author="Divnoor Pal Chatha" w:date="2025-06-25T17:02:00Z" w16du:dateUtc="2025-06-25T21:02:00Z"/>
        </w:rPr>
      </w:pPr>
      <w:ins w:id="225" w:author="Divnoor Pal Chatha" w:date="2025-06-25T17:02:00Z" w16du:dateUtc="2025-06-25T21:02:00Z">
        <w:r>
          <w:t xml:space="preserve">Table </w:t>
        </w:r>
        <w:r>
          <w:fldChar w:fldCharType="begin"/>
        </w:r>
        <w:r>
          <w:instrText xml:space="preserve"> SEQ Table \* ARABIC </w:instrText>
        </w:r>
      </w:ins>
      <w:r>
        <w:fldChar w:fldCharType="separate"/>
      </w:r>
      <w:ins w:id="226" w:author="Divnoor Pal Chatha" w:date="2025-06-25T17:04:00Z" w16du:dateUtc="2025-06-25T21:04:00Z">
        <w:r>
          <w:rPr>
            <w:noProof/>
          </w:rPr>
          <w:t>14</w:t>
        </w:r>
      </w:ins>
      <w:ins w:id="227" w:author="Divnoor Pal Chatha" w:date="2025-06-25T17:02:00Z" w16du:dateUtc="2025-06-25T21:02:00Z">
        <w:r>
          <w:fldChar w:fldCharType="end"/>
        </w:r>
        <w:r>
          <w:t xml:space="preserve">: </w:t>
        </w:r>
        <w:r w:rsidRPr="005859B6">
          <w:t>Mapping ORN_STRUCTURE.csv to City Digital Twin</w:t>
        </w:r>
      </w:ins>
    </w:p>
    <w:p w14:paraId="54B9249B" w14:textId="52FEB11C" w:rsidR="009E7672" w:rsidRPr="006519D2" w:rsidRDefault="006519D2" w:rsidP="009E7672">
      <w:pPr>
        <w:rPr>
          <w:b/>
          <w:bCs/>
          <w:sz w:val="22"/>
          <w:szCs w:val="22"/>
          <w:lang w:val="en-CA"/>
        </w:rPr>
      </w:pPr>
      <w:del w:id="228" w:author="Divnoor Pal Chatha" w:date="2025-06-25T17:01:00Z" w16du:dateUtc="2025-06-25T21:01:00Z">
        <w:r w:rsidDel="005D763A">
          <w:rPr>
            <w:b/>
            <w:bCs/>
            <w:sz w:val="22"/>
            <w:szCs w:val="22"/>
            <w:lang w:val="en-CA"/>
          </w:rPr>
          <w:lastRenderedPageBreak/>
          <w:delText xml:space="preserve">Table 12: </w:delText>
        </w:r>
        <w:r w:rsidRPr="00E95CB6" w:rsidDel="005D763A">
          <w:rPr>
            <w:sz w:val="22"/>
            <w:szCs w:val="22"/>
          </w:rPr>
          <w:delText xml:space="preserve">Mapping </w:delText>
        </w:r>
        <w:r w:rsidRPr="00B20927" w:rsidDel="005D763A">
          <w:rPr>
            <w:sz w:val="22"/>
            <w:szCs w:val="22"/>
          </w:rPr>
          <w:delText>ORN_</w:delText>
        </w:r>
        <w:r w:rsidDel="005D763A">
          <w:rPr>
            <w:sz w:val="22"/>
            <w:szCs w:val="22"/>
          </w:rPr>
          <w:delText>STRUCTURE.csv</w:delText>
        </w:r>
        <w:r w:rsidRPr="00B20927" w:rsidDel="005D763A">
          <w:rPr>
            <w:sz w:val="22"/>
            <w:szCs w:val="22"/>
          </w:rPr>
          <w:delText xml:space="preserve"> </w:delText>
        </w:r>
        <w:r w:rsidRPr="00E95CB6" w:rsidDel="005D763A">
          <w:rPr>
            <w:sz w:val="22"/>
            <w:szCs w:val="22"/>
          </w:rPr>
          <w:delText>to City Digital Twin</w:delText>
        </w:r>
      </w:del>
    </w:p>
    <w:p w14:paraId="1AEC2BCF" w14:textId="77777777" w:rsidR="009E7672" w:rsidRDefault="009E7672" w:rsidP="009E7672">
      <w:pPr>
        <w:rPr>
          <w:sz w:val="22"/>
          <w:szCs w:val="22"/>
          <w:lang w:val="en-CA"/>
        </w:rPr>
      </w:pPr>
    </w:p>
    <w:p w14:paraId="5024D996" w14:textId="229B16EB" w:rsidR="00B368A0" w:rsidRDefault="006519D2" w:rsidP="009E7672">
      <w:pPr>
        <w:rPr>
          <w:sz w:val="22"/>
          <w:szCs w:val="22"/>
          <w:lang w:val="en-CA"/>
        </w:rPr>
      </w:pPr>
      <w:r w:rsidRPr="006519D2">
        <w:rPr>
          <w:b/>
          <w:bCs/>
          <w:sz w:val="22"/>
          <w:szCs w:val="22"/>
          <w:lang w:val="en-CA"/>
        </w:rPr>
        <w:t xml:space="preserve">ORN_TOLL_POINT.csv: </w:t>
      </w:r>
      <w:r w:rsidRPr="001B5578">
        <w:rPr>
          <w:sz w:val="22"/>
          <w:szCs w:val="22"/>
          <w:lang w:val="en-CA"/>
        </w:rPr>
        <w:t>A point event along a road element indicating the presence of a toll point.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1985"/>
        <w:gridCol w:w="7087"/>
        <w:gridCol w:w="2552"/>
      </w:tblGrid>
      <w:tr w:rsidR="00A15C45" w:rsidRPr="001B5578" w14:paraId="6AE50D4D"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3FEA3F7" w14:textId="07E9AF2C" w:rsidR="00A15C45" w:rsidRDefault="00A15C45" w:rsidP="00A15C45">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TOLL_POINT</w:t>
            </w:r>
            <w:r w:rsidRPr="001B5578">
              <w:rPr>
                <w:color w:val="FFFFFF" w:themeColor="background1"/>
                <w:sz w:val="22"/>
                <w:szCs w:val="22"/>
                <w:lang w:val="en-CA"/>
              </w:rPr>
              <w:t>.csv:</w:t>
            </w:r>
          </w:p>
        </w:tc>
      </w:tr>
      <w:tr w:rsidR="00062BCC" w:rsidRPr="001B5578" w14:paraId="595CB3CE" w14:textId="77777777" w:rsidTr="00A15C45">
        <w:tc>
          <w:tcPr>
            <w:tcW w:w="198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12A4FD43" w14:textId="77777777" w:rsidR="00062BCC" w:rsidRPr="001B5578" w:rsidRDefault="00062BCC"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E94B92C" w14:textId="77777777" w:rsidR="00062BCC" w:rsidRPr="001B5578" w:rsidRDefault="00062BCC"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552"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3B3875C" w14:textId="54D300F7" w:rsidR="00062BCC" w:rsidRPr="001B5578" w:rsidRDefault="00A15C45" w:rsidP="00A176C9">
            <w:pPr>
              <w:jc w:val="center"/>
              <w:rPr>
                <w:color w:val="FFFFFF" w:themeColor="background1"/>
                <w:sz w:val="22"/>
                <w:szCs w:val="22"/>
                <w:lang w:val="en-CA"/>
              </w:rPr>
            </w:pPr>
            <w:r>
              <w:rPr>
                <w:color w:val="FFFFFF" w:themeColor="background1"/>
                <w:sz w:val="22"/>
                <w:szCs w:val="22"/>
                <w:lang w:val="en-CA"/>
              </w:rPr>
              <w:t>Maps of CDT Property</w:t>
            </w:r>
          </w:p>
        </w:tc>
      </w:tr>
      <w:tr w:rsidR="00062BCC" w:rsidRPr="001B5578" w14:paraId="1182519A" w14:textId="77777777" w:rsidTr="00A15C45">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C871" w14:textId="6DA73B4F" w:rsidR="00062BCC" w:rsidRPr="001B5578" w:rsidRDefault="00062BCC" w:rsidP="00B368A0">
            <w:pPr>
              <w:rPr>
                <w:sz w:val="22"/>
                <w:szCs w:val="22"/>
                <w:lang w:val="en-CA"/>
              </w:rPr>
            </w:pPr>
            <w:r w:rsidRPr="001B5578">
              <w:rPr>
                <w:sz w:val="22"/>
                <w:szCs w:val="22"/>
                <w:lang w:val="en-CA"/>
              </w:rPr>
              <w:t>TOLL_POINT_TYPE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3F7E7" w14:textId="77777777" w:rsidR="00062BCC" w:rsidRDefault="00062BCC" w:rsidP="00B368A0">
            <w:pPr>
              <w:rPr>
                <w:sz w:val="22"/>
                <w:szCs w:val="22"/>
                <w:lang w:val="en-CA"/>
              </w:rPr>
            </w:pPr>
            <w:r w:rsidRPr="001B5578">
              <w:rPr>
                <w:sz w:val="22"/>
                <w:szCs w:val="22"/>
                <w:lang w:val="en-CA"/>
              </w:rPr>
              <w:t>A point event on a road element identifying the existence of an underpass. An underpass occurs where the road element runs underneath a passage accommodating the movement of water, a building, road, rail, pedestrian or wildlife.</w:t>
            </w:r>
          </w:p>
          <w:p w14:paraId="1F987264" w14:textId="412A22CC" w:rsidR="00062BCC" w:rsidRPr="001B5578" w:rsidRDefault="00062BCC" w:rsidP="00B368A0">
            <w:pPr>
              <w:rPr>
                <w:sz w:val="22"/>
                <w:szCs w:val="22"/>
                <w:lang w:val="en-CA"/>
              </w:rPr>
            </w:pPr>
            <w:r w:rsidRPr="00426F9F">
              <w:rPr>
                <w:noProof/>
                <w:sz w:val="22"/>
                <w:szCs w:val="22"/>
                <w:lang w:val="en-CA"/>
              </w:rPr>
              <w:drawing>
                <wp:inline distT="0" distB="0" distL="0" distR="0" wp14:anchorId="0885C9B3" wp14:editId="183D75C0">
                  <wp:extent cx="4163786" cy="2488581"/>
                  <wp:effectExtent l="0" t="0" r="8255" b="6985"/>
                  <wp:docPr id="148258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97720" name=""/>
                          <pic:cNvPicPr/>
                        </pic:nvPicPr>
                        <pic:blipFill>
                          <a:blip r:embed="rId55"/>
                          <a:stretch>
                            <a:fillRect/>
                          </a:stretch>
                        </pic:blipFill>
                        <pic:spPr>
                          <a:xfrm>
                            <a:off x="0" y="0"/>
                            <a:ext cx="4189564" cy="2503988"/>
                          </a:xfrm>
                          <a:prstGeom prst="rect">
                            <a:avLst/>
                          </a:prstGeom>
                        </pic:spPr>
                      </pic:pic>
                    </a:graphicData>
                  </a:graphic>
                </wp:inline>
              </w:drawing>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238E9" w14:textId="77777777" w:rsidR="00062BCC" w:rsidRPr="001B5578" w:rsidRDefault="00062BCC" w:rsidP="00B368A0">
            <w:pPr>
              <w:rPr>
                <w:sz w:val="22"/>
                <w:szCs w:val="22"/>
                <w:lang w:val="en-CA"/>
              </w:rPr>
            </w:pPr>
            <w:r w:rsidRPr="001B5578">
              <w:rPr>
                <w:sz w:val="22"/>
                <w:szCs w:val="22"/>
                <w:lang w:val="en-CA"/>
              </w:rPr>
              <w:t>cdt:</w:t>
            </w:r>
            <w:r>
              <w:rPr>
                <w:sz w:val="22"/>
                <w:szCs w:val="22"/>
                <w:lang w:val="en-CA"/>
              </w:rPr>
              <w:t>hasT</w:t>
            </w:r>
            <w:r w:rsidRPr="001B5578">
              <w:rPr>
                <w:sz w:val="22"/>
                <w:szCs w:val="22"/>
                <w:lang w:val="en-CA"/>
              </w:rPr>
              <w:t>ollPointType</w:t>
            </w:r>
          </w:p>
          <w:p w14:paraId="57592236" w14:textId="3DD8E031" w:rsidR="00062BCC" w:rsidRPr="001B5578" w:rsidRDefault="00062BCC" w:rsidP="005D763A">
            <w:pPr>
              <w:keepNext/>
              <w:rPr>
                <w:sz w:val="22"/>
                <w:szCs w:val="22"/>
                <w:lang w:val="en-CA"/>
              </w:rPr>
              <w:pPrChange w:id="229" w:author="Divnoor Pal Chatha" w:date="2025-06-25T17:02:00Z" w16du:dateUtc="2025-06-25T21:02:00Z">
                <w:pPr/>
              </w:pPrChange>
            </w:pPr>
          </w:p>
        </w:tc>
      </w:tr>
    </w:tbl>
    <w:p w14:paraId="2279100B" w14:textId="67BD971A" w:rsidR="005D763A" w:rsidRDefault="005D763A">
      <w:pPr>
        <w:pStyle w:val="Caption"/>
        <w:rPr>
          <w:ins w:id="230" w:author="Divnoor Pal Chatha" w:date="2025-06-25T17:02:00Z" w16du:dateUtc="2025-06-25T21:02:00Z"/>
        </w:rPr>
      </w:pPr>
      <w:ins w:id="231" w:author="Divnoor Pal Chatha" w:date="2025-06-25T17:02:00Z" w16du:dateUtc="2025-06-25T21:02:00Z">
        <w:r>
          <w:t xml:space="preserve">Table </w:t>
        </w:r>
        <w:r>
          <w:fldChar w:fldCharType="begin"/>
        </w:r>
        <w:r>
          <w:instrText xml:space="preserve"> SEQ Table \* ARABIC </w:instrText>
        </w:r>
      </w:ins>
      <w:r>
        <w:fldChar w:fldCharType="separate"/>
      </w:r>
      <w:ins w:id="232" w:author="Divnoor Pal Chatha" w:date="2025-06-25T17:04:00Z" w16du:dateUtc="2025-06-25T21:04:00Z">
        <w:r>
          <w:rPr>
            <w:noProof/>
          </w:rPr>
          <w:t>15</w:t>
        </w:r>
      </w:ins>
      <w:ins w:id="233" w:author="Divnoor Pal Chatha" w:date="2025-06-25T17:02:00Z" w16du:dateUtc="2025-06-25T21:02:00Z">
        <w:r>
          <w:fldChar w:fldCharType="end"/>
        </w:r>
        <w:r>
          <w:t xml:space="preserve">: </w:t>
        </w:r>
        <w:r w:rsidRPr="00691164">
          <w:t>Mapping ORN_TOLL_POINT.csv to City Digital Twin</w:t>
        </w:r>
      </w:ins>
    </w:p>
    <w:p w14:paraId="32D96939" w14:textId="340CF504" w:rsidR="00206F41" w:rsidRPr="006519D2" w:rsidRDefault="006519D2" w:rsidP="009E7672">
      <w:pPr>
        <w:rPr>
          <w:b/>
          <w:bCs/>
          <w:sz w:val="22"/>
          <w:szCs w:val="22"/>
          <w:lang w:val="en-CA"/>
        </w:rPr>
      </w:pPr>
      <w:del w:id="234" w:author="Divnoor Pal Chatha" w:date="2025-06-25T17:02:00Z" w16du:dateUtc="2025-06-25T21:02:00Z">
        <w:r w:rsidDel="005D763A">
          <w:rPr>
            <w:b/>
            <w:bCs/>
            <w:sz w:val="22"/>
            <w:szCs w:val="22"/>
            <w:lang w:val="en-CA"/>
          </w:rPr>
          <w:delText xml:space="preserve">Table 13: </w:delText>
        </w:r>
        <w:r w:rsidRPr="00E95CB6" w:rsidDel="005D763A">
          <w:rPr>
            <w:sz w:val="22"/>
            <w:szCs w:val="22"/>
          </w:rPr>
          <w:delText xml:space="preserve">Mapping </w:delText>
        </w:r>
        <w:r w:rsidRPr="00B20927" w:rsidDel="005D763A">
          <w:rPr>
            <w:sz w:val="22"/>
            <w:szCs w:val="22"/>
          </w:rPr>
          <w:delText>ORN_</w:delText>
        </w:r>
        <w:r w:rsidDel="005D763A">
          <w:rPr>
            <w:sz w:val="22"/>
            <w:szCs w:val="22"/>
          </w:rPr>
          <w:delText>TOLL_POINT.csv</w:delText>
        </w:r>
        <w:r w:rsidRPr="00B20927" w:rsidDel="005D763A">
          <w:rPr>
            <w:sz w:val="22"/>
            <w:szCs w:val="22"/>
          </w:rPr>
          <w:delText xml:space="preserve"> </w:delText>
        </w:r>
        <w:r w:rsidRPr="00E95CB6" w:rsidDel="005D763A">
          <w:rPr>
            <w:sz w:val="22"/>
            <w:szCs w:val="22"/>
          </w:rPr>
          <w:delText>to City Digital Twin</w:delText>
        </w:r>
      </w:del>
    </w:p>
    <w:p w14:paraId="0C63EC42" w14:textId="77777777" w:rsidR="006519D2" w:rsidRDefault="006519D2" w:rsidP="009E7672">
      <w:pPr>
        <w:rPr>
          <w:sz w:val="22"/>
          <w:szCs w:val="22"/>
          <w:lang w:val="en-CA"/>
        </w:rPr>
      </w:pPr>
    </w:p>
    <w:p w14:paraId="003D0230" w14:textId="0D3A3084" w:rsidR="00C84464" w:rsidRPr="001B5578" w:rsidRDefault="006519D2" w:rsidP="009E7672">
      <w:pPr>
        <w:rPr>
          <w:sz w:val="22"/>
          <w:szCs w:val="22"/>
          <w:lang w:val="en-CA"/>
        </w:rPr>
      </w:pPr>
      <w:r w:rsidRPr="006519D2">
        <w:rPr>
          <w:b/>
          <w:bCs/>
          <w:sz w:val="22"/>
          <w:szCs w:val="22"/>
          <w:lang w:val="en-CA"/>
        </w:rPr>
        <w:t>ORN_UNDERPASS.csv:</w:t>
      </w:r>
      <w:r w:rsidRPr="001B5578">
        <w:rPr>
          <w:sz w:val="22"/>
          <w:szCs w:val="22"/>
          <w:lang w:val="en-CA"/>
        </w:rPr>
        <w:t xml:space="preserve"> A point event on a road element identifying the existence of an underpass. An underpass occurs where the road element runs underneath a passage accommodating the movement of water, a building, road, rail, pedestrian or wildlife.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127"/>
        <w:gridCol w:w="7087"/>
        <w:gridCol w:w="2410"/>
      </w:tblGrid>
      <w:tr w:rsidR="005824D6" w:rsidRPr="001B5578" w14:paraId="603D160A"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BAFBEF2" w14:textId="2127E862" w:rsidR="005824D6" w:rsidRDefault="005824D6" w:rsidP="005824D6">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UNDERPASS</w:t>
            </w:r>
            <w:r w:rsidRPr="001B5578">
              <w:rPr>
                <w:color w:val="FFFFFF" w:themeColor="background1"/>
                <w:sz w:val="22"/>
                <w:szCs w:val="22"/>
                <w:lang w:val="en-CA"/>
              </w:rPr>
              <w:t>.csv:</w:t>
            </w:r>
          </w:p>
        </w:tc>
      </w:tr>
      <w:tr w:rsidR="00AC31EB" w:rsidRPr="001B5578" w14:paraId="762F56A0" w14:textId="77777777" w:rsidTr="005824D6">
        <w:tc>
          <w:tcPr>
            <w:tcW w:w="212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64A3384" w14:textId="77777777" w:rsidR="00AC31EB" w:rsidRPr="001B5578" w:rsidRDefault="00AC31EB"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7A73C20" w14:textId="77777777" w:rsidR="00AC31EB" w:rsidRPr="001B5578" w:rsidRDefault="00AC31EB"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A8973E1" w14:textId="5C2DC208" w:rsidR="00AC31EB" w:rsidRPr="001B5578" w:rsidRDefault="00AC31EB" w:rsidP="00A176C9">
            <w:pPr>
              <w:jc w:val="center"/>
              <w:rPr>
                <w:color w:val="FFFFFF" w:themeColor="background1"/>
                <w:sz w:val="22"/>
                <w:szCs w:val="22"/>
                <w:lang w:val="en-CA"/>
              </w:rPr>
            </w:pPr>
            <w:r>
              <w:rPr>
                <w:color w:val="FFFFFF" w:themeColor="background1"/>
                <w:sz w:val="22"/>
                <w:szCs w:val="22"/>
                <w:lang w:val="en-CA"/>
              </w:rPr>
              <w:t xml:space="preserve">Maps of </w:t>
            </w:r>
            <w:r w:rsidR="005824D6">
              <w:rPr>
                <w:color w:val="FFFFFF" w:themeColor="background1"/>
                <w:sz w:val="22"/>
                <w:szCs w:val="22"/>
                <w:lang w:val="en-CA"/>
              </w:rPr>
              <w:t>CDT Property</w:t>
            </w:r>
          </w:p>
        </w:tc>
      </w:tr>
      <w:tr w:rsidR="00AC31EB" w:rsidRPr="001B5578" w14:paraId="7295E2A0" w14:textId="77777777" w:rsidTr="005824D6">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B3ACE" w14:textId="21F49A4D" w:rsidR="00AC31EB" w:rsidRPr="001B5578" w:rsidRDefault="00AC31EB" w:rsidP="00206F41">
            <w:pPr>
              <w:rPr>
                <w:sz w:val="22"/>
                <w:szCs w:val="22"/>
                <w:lang w:val="en-CA"/>
              </w:rPr>
            </w:pPr>
            <w:r w:rsidRPr="001B5578">
              <w:rPr>
                <w:sz w:val="22"/>
                <w:szCs w:val="22"/>
                <w:lang w:val="en-CA"/>
              </w:rPr>
              <w:lastRenderedPageBreak/>
              <w:t>UNDERPASS_TYPE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D5BA" w14:textId="77777777" w:rsidR="00AC31EB" w:rsidRDefault="00AC31EB" w:rsidP="00206F41">
            <w:pPr>
              <w:rPr>
                <w:sz w:val="22"/>
                <w:szCs w:val="22"/>
                <w:lang w:val="en-CA"/>
              </w:rPr>
            </w:pPr>
            <w:r w:rsidRPr="001B5578">
              <w:rPr>
                <w:sz w:val="22"/>
                <w:szCs w:val="22"/>
                <w:lang w:val="en-CA"/>
              </w:rPr>
              <w:t>Identifies the type of underpass present at this road location.</w:t>
            </w:r>
          </w:p>
          <w:p w14:paraId="5CAB9BEB" w14:textId="1D3301D6" w:rsidR="00AC31EB" w:rsidRPr="001B5578" w:rsidRDefault="00AC31EB" w:rsidP="00206F41">
            <w:pPr>
              <w:rPr>
                <w:sz w:val="22"/>
                <w:szCs w:val="22"/>
                <w:lang w:val="en-CA"/>
              </w:rPr>
            </w:pPr>
            <w:r w:rsidRPr="00426F9F">
              <w:rPr>
                <w:noProof/>
                <w:sz w:val="22"/>
                <w:szCs w:val="22"/>
                <w:lang w:val="en-CA"/>
              </w:rPr>
              <w:drawing>
                <wp:inline distT="0" distB="0" distL="0" distR="0" wp14:anchorId="48DA2A3C" wp14:editId="19FF79AA">
                  <wp:extent cx="4274384" cy="2833007"/>
                  <wp:effectExtent l="0" t="0" r="0" b="5715"/>
                  <wp:docPr id="15859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82880" name=""/>
                          <pic:cNvPicPr/>
                        </pic:nvPicPr>
                        <pic:blipFill>
                          <a:blip r:embed="rId56"/>
                          <a:stretch>
                            <a:fillRect/>
                          </a:stretch>
                        </pic:blipFill>
                        <pic:spPr>
                          <a:xfrm>
                            <a:off x="0" y="0"/>
                            <a:ext cx="4311080" cy="285732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E54F0" w14:textId="77777777" w:rsidR="00AC31EB" w:rsidRPr="001B5578" w:rsidRDefault="00AC31EB" w:rsidP="00206F41">
            <w:pPr>
              <w:rPr>
                <w:sz w:val="22"/>
                <w:szCs w:val="22"/>
                <w:lang w:val="en-CA"/>
              </w:rPr>
            </w:pPr>
            <w:r w:rsidRPr="001B5578">
              <w:rPr>
                <w:sz w:val="22"/>
                <w:szCs w:val="22"/>
                <w:lang w:val="en-CA"/>
              </w:rPr>
              <w:t>cdt:</w:t>
            </w:r>
            <w:r>
              <w:rPr>
                <w:sz w:val="22"/>
                <w:szCs w:val="22"/>
                <w:lang w:val="en-CA"/>
              </w:rPr>
              <w:t>hasU</w:t>
            </w:r>
            <w:r w:rsidRPr="001B5578">
              <w:rPr>
                <w:sz w:val="22"/>
                <w:szCs w:val="22"/>
                <w:lang w:val="en-CA"/>
              </w:rPr>
              <w:t>nderpassType</w:t>
            </w:r>
          </w:p>
          <w:p w14:paraId="06908DA0" w14:textId="64D7A421" w:rsidR="00AC31EB" w:rsidRPr="001B5578" w:rsidRDefault="00AC31EB" w:rsidP="005D763A">
            <w:pPr>
              <w:keepNext/>
              <w:rPr>
                <w:sz w:val="22"/>
                <w:szCs w:val="22"/>
                <w:lang w:val="en-CA"/>
              </w:rPr>
              <w:pPrChange w:id="235" w:author="Divnoor Pal Chatha" w:date="2025-06-25T17:03:00Z" w16du:dateUtc="2025-06-25T21:03:00Z">
                <w:pPr/>
              </w:pPrChange>
            </w:pPr>
          </w:p>
        </w:tc>
      </w:tr>
    </w:tbl>
    <w:p w14:paraId="2023C97B" w14:textId="1A5D9221" w:rsidR="005D763A" w:rsidRDefault="005D763A">
      <w:pPr>
        <w:pStyle w:val="Caption"/>
        <w:rPr>
          <w:ins w:id="236" w:author="Divnoor Pal Chatha" w:date="2025-06-25T17:03:00Z" w16du:dateUtc="2025-06-25T21:03:00Z"/>
        </w:rPr>
      </w:pPr>
      <w:ins w:id="237" w:author="Divnoor Pal Chatha" w:date="2025-06-25T17:03:00Z" w16du:dateUtc="2025-06-25T21:03:00Z">
        <w:r>
          <w:t xml:space="preserve">Table </w:t>
        </w:r>
        <w:r>
          <w:fldChar w:fldCharType="begin"/>
        </w:r>
        <w:r>
          <w:instrText xml:space="preserve"> SEQ Table \* ARABIC </w:instrText>
        </w:r>
      </w:ins>
      <w:r>
        <w:fldChar w:fldCharType="separate"/>
      </w:r>
      <w:ins w:id="238" w:author="Divnoor Pal Chatha" w:date="2025-06-25T17:04:00Z" w16du:dateUtc="2025-06-25T21:04:00Z">
        <w:r>
          <w:rPr>
            <w:noProof/>
          </w:rPr>
          <w:t>16</w:t>
        </w:r>
      </w:ins>
      <w:ins w:id="239" w:author="Divnoor Pal Chatha" w:date="2025-06-25T17:03:00Z" w16du:dateUtc="2025-06-25T21:03:00Z">
        <w:r>
          <w:fldChar w:fldCharType="end"/>
        </w:r>
        <w:r>
          <w:t xml:space="preserve">: </w:t>
        </w:r>
        <w:r w:rsidRPr="00893E4D">
          <w:t>Mapping ORN_UNDERPASS.csv to City Digital Twin</w:t>
        </w:r>
      </w:ins>
    </w:p>
    <w:p w14:paraId="63AA2088" w14:textId="47AF35AF" w:rsidR="00206F41" w:rsidRPr="006519D2" w:rsidDel="005D763A" w:rsidRDefault="006519D2" w:rsidP="009747FF">
      <w:pPr>
        <w:rPr>
          <w:del w:id="240" w:author="Divnoor Pal Chatha" w:date="2025-06-25T17:03:00Z" w16du:dateUtc="2025-06-25T21:03:00Z"/>
          <w:b/>
          <w:bCs/>
          <w:sz w:val="22"/>
          <w:szCs w:val="22"/>
          <w:lang w:val="en-CA"/>
        </w:rPr>
      </w:pPr>
      <w:del w:id="241" w:author="Divnoor Pal Chatha" w:date="2025-06-25T17:03:00Z" w16du:dateUtc="2025-06-25T21:03:00Z">
        <w:r w:rsidDel="005D763A">
          <w:rPr>
            <w:b/>
            <w:bCs/>
            <w:sz w:val="22"/>
            <w:szCs w:val="22"/>
            <w:lang w:val="en-CA"/>
          </w:rPr>
          <w:delText>Table 1</w:delText>
        </w:r>
        <w:r w:rsidR="00F00383" w:rsidDel="005D763A">
          <w:rPr>
            <w:b/>
            <w:bCs/>
            <w:sz w:val="22"/>
            <w:szCs w:val="22"/>
            <w:lang w:val="en-CA"/>
          </w:rPr>
          <w:delText>4</w:delText>
        </w:r>
        <w:r w:rsidDel="005D763A">
          <w:rPr>
            <w:b/>
            <w:bCs/>
            <w:sz w:val="22"/>
            <w:szCs w:val="22"/>
            <w:lang w:val="en-CA"/>
          </w:rPr>
          <w:delText xml:space="preserve">: </w:delText>
        </w:r>
        <w:r w:rsidRPr="00E95CB6" w:rsidDel="005D763A">
          <w:rPr>
            <w:sz w:val="22"/>
            <w:szCs w:val="22"/>
          </w:rPr>
          <w:delText xml:space="preserve">Mapping </w:delText>
        </w:r>
        <w:r w:rsidRPr="00B20927" w:rsidDel="005D763A">
          <w:rPr>
            <w:sz w:val="22"/>
            <w:szCs w:val="22"/>
          </w:rPr>
          <w:delText>ORN_</w:delText>
        </w:r>
        <w:r w:rsidDel="005D763A">
          <w:rPr>
            <w:sz w:val="22"/>
            <w:szCs w:val="22"/>
          </w:rPr>
          <w:delText>UNDERPASS.csv</w:delText>
        </w:r>
        <w:r w:rsidRPr="00B20927" w:rsidDel="005D763A">
          <w:rPr>
            <w:sz w:val="22"/>
            <w:szCs w:val="22"/>
          </w:rPr>
          <w:delText xml:space="preserve"> </w:delText>
        </w:r>
        <w:r w:rsidRPr="00E95CB6" w:rsidDel="005D763A">
          <w:rPr>
            <w:sz w:val="22"/>
            <w:szCs w:val="22"/>
          </w:rPr>
          <w:delText>to City Digital Twin</w:delText>
        </w:r>
      </w:del>
    </w:p>
    <w:p w14:paraId="02FF4B48" w14:textId="5FD9D601" w:rsidR="009267AA" w:rsidRPr="004B4FC3" w:rsidRDefault="009267AA" w:rsidP="009747FF">
      <w:pPr>
        <w:rPr>
          <w:sz w:val="22"/>
          <w:szCs w:val="22"/>
          <w:lang w:val="en-CA"/>
        </w:rPr>
      </w:pPr>
    </w:p>
    <w:p w14:paraId="0EA6DCA7" w14:textId="7CF39F65" w:rsidR="009747FF" w:rsidRDefault="009747FF">
      <w:pPr>
        <w:pStyle w:val="Heading2"/>
      </w:pPr>
      <w:bookmarkStart w:id="242" w:name="_Toc201121288"/>
      <w:del w:id="243" w:author="Megan Katsumi" w:date="2025-06-12T09:34:00Z">
        <w:r w:rsidRPr="001B5578" w:rsidDel="00F113E4">
          <w:delText>Integration of</w:delText>
        </w:r>
      </w:del>
      <w:ins w:id="244" w:author="Megan Katsumi" w:date="2025-06-12T09:34:00Z">
        <w:r w:rsidR="00F113E4">
          <w:t>Implementation of</w:t>
        </w:r>
      </w:ins>
      <w:r w:rsidRPr="001B5578">
        <w:t xml:space="preserve"> ORN Data </w:t>
      </w:r>
      <w:del w:id="245" w:author="Megan Katsumi" w:date="2025-06-12T09:34:00Z">
        <w:r w:rsidRPr="001B5578" w:rsidDel="00F113E4">
          <w:delText xml:space="preserve">in </w:delText>
        </w:r>
      </w:del>
      <w:ins w:id="246" w:author="Megan Katsumi" w:date="2025-06-12T09:34:00Z">
        <w:r w:rsidR="00F113E4">
          <w:t xml:space="preserve">Mapping to </w:t>
        </w:r>
      </w:ins>
      <w:r w:rsidRPr="001B5578">
        <w:t xml:space="preserve">TTL </w:t>
      </w:r>
      <w:del w:id="247" w:author="Megan Katsumi" w:date="2025-06-12T09:34:00Z">
        <w:r w:rsidRPr="001B5578" w:rsidDel="00F113E4">
          <w:delText>Generation</w:delText>
        </w:r>
      </w:del>
      <w:bookmarkEnd w:id="242"/>
    </w:p>
    <w:p w14:paraId="3F7BA1B9" w14:textId="54EF4CDC" w:rsidR="00B37B7D" w:rsidRPr="00B37B7D" w:rsidRDefault="00B37B7D" w:rsidP="00B37B7D">
      <w:r w:rsidRPr="00B37B7D">
        <w:t>All URIs are generated using a consistent base namespace (https://standards.iso.org/iso-iec/5087/-3/ed-1/en/ontology/TransportationNetwork/). Instances of RoadLink, Junction, and related classes are assigned URIs using their source dataset identifiers (e.g., OGF_ID, FROM_JCT) to ensure traceability. For example, RoadLinks use the format trans:roadLink_{OGF_ID} and Junctions use trans:junction_{JCT_ID}. This ensures each instance is uniquely and consistently defined in the RDF graph.</w:t>
      </w:r>
    </w:p>
    <w:p w14:paraId="4374B378" w14:textId="77777777" w:rsidR="009747FF" w:rsidRPr="001B5578" w:rsidRDefault="009747FF" w:rsidP="009747FF">
      <w:pPr>
        <w:rPr>
          <w:b/>
          <w:bCs/>
          <w:sz w:val="22"/>
          <w:szCs w:val="22"/>
        </w:rPr>
      </w:pPr>
      <w:r w:rsidRPr="001B5578">
        <w:rPr>
          <w:b/>
          <w:bCs/>
          <w:sz w:val="22"/>
          <w:szCs w:val="22"/>
        </w:rPr>
        <w:t>Inputs:</w:t>
      </w:r>
    </w:p>
    <w:p w14:paraId="6F15D922" w14:textId="77777777" w:rsidR="009747FF" w:rsidRPr="001B5578" w:rsidRDefault="009747FF" w:rsidP="009747FF">
      <w:pPr>
        <w:pStyle w:val="ListParagraph"/>
        <w:numPr>
          <w:ilvl w:val="0"/>
          <w:numId w:val="29"/>
        </w:numPr>
        <w:rPr>
          <w:sz w:val="22"/>
          <w:szCs w:val="22"/>
        </w:rPr>
      </w:pPr>
      <w:r w:rsidRPr="001B5578">
        <w:rPr>
          <w:sz w:val="22"/>
          <w:szCs w:val="22"/>
        </w:rPr>
        <w:t>ORN_ROAD_NET_ELEMENT.shp (road geometries and metadata)</w:t>
      </w:r>
    </w:p>
    <w:p w14:paraId="3437E5B0" w14:textId="77777777" w:rsidR="009747FF" w:rsidRPr="001B5578" w:rsidRDefault="009747FF" w:rsidP="009747FF">
      <w:pPr>
        <w:pStyle w:val="ListParagraph"/>
        <w:numPr>
          <w:ilvl w:val="0"/>
          <w:numId w:val="29"/>
        </w:numPr>
        <w:rPr>
          <w:sz w:val="22"/>
          <w:szCs w:val="22"/>
        </w:rPr>
      </w:pPr>
      <w:r w:rsidRPr="001B5578">
        <w:rPr>
          <w:sz w:val="22"/>
          <w:szCs w:val="22"/>
        </w:rPr>
        <w:t>ORN_OFFICIAL_STREET_NAME.csv (maps road segments to names)</w:t>
      </w:r>
    </w:p>
    <w:p w14:paraId="5F735FFC" w14:textId="77777777" w:rsidR="009747FF" w:rsidRPr="001B5578" w:rsidRDefault="009747FF" w:rsidP="009747FF">
      <w:pPr>
        <w:pStyle w:val="ListParagraph"/>
        <w:numPr>
          <w:ilvl w:val="0"/>
          <w:numId w:val="29"/>
        </w:numPr>
        <w:rPr>
          <w:sz w:val="22"/>
          <w:szCs w:val="22"/>
        </w:rPr>
      </w:pPr>
      <w:r w:rsidRPr="001B5578">
        <w:rPr>
          <w:sz w:val="22"/>
          <w:szCs w:val="22"/>
        </w:rPr>
        <w:t>ORN_JUNCTION.csv (contains coordinates and types of junctions)</w:t>
      </w:r>
    </w:p>
    <w:p w14:paraId="68363896" w14:textId="77777777" w:rsidR="009747FF" w:rsidRPr="001B5578" w:rsidRDefault="009747FF" w:rsidP="009747FF">
      <w:pPr>
        <w:pStyle w:val="ListParagraph"/>
        <w:numPr>
          <w:ilvl w:val="0"/>
          <w:numId w:val="29"/>
        </w:numPr>
        <w:rPr>
          <w:sz w:val="22"/>
          <w:szCs w:val="22"/>
        </w:rPr>
      </w:pPr>
      <w:r w:rsidRPr="001B5578">
        <w:rPr>
          <w:sz w:val="22"/>
          <w:szCs w:val="22"/>
        </w:rPr>
        <w:t>Other CSVs: speed limits, number of lanes, surface type, jurisdiction, etc.</w:t>
      </w:r>
    </w:p>
    <w:p w14:paraId="0325BDDE" w14:textId="77777777" w:rsidR="009747FF" w:rsidRPr="001B5578" w:rsidRDefault="009747FF" w:rsidP="009747FF">
      <w:pPr>
        <w:rPr>
          <w:b/>
          <w:bCs/>
          <w:sz w:val="22"/>
          <w:szCs w:val="22"/>
        </w:rPr>
      </w:pPr>
      <w:r w:rsidRPr="001B5578">
        <w:rPr>
          <w:b/>
          <w:bCs/>
          <w:sz w:val="22"/>
          <w:szCs w:val="22"/>
        </w:rPr>
        <w:t>Outputs</w:t>
      </w:r>
    </w:p>
    <w:p w14:paraId="59F1AC4A" w14:textId="603C99E5" w:rsidR="009747FF" w:rsidRPr="001B5578" w:rsidRDefault="005D5A62" w:rsidP="009747FF">
      <w:pPr>
        <w:pStyle w:val="ListParagraph"/>
        <w:numPr>
          <w:ilvl w:val="0"/>
          <w:numId w:val="30"/>
        </w:numPr>
        <w:rPr>
          <w:sz w:val="22"/>
          <w:szCs w:val="22"/>
        </w:rPr>
      </w:pPr>
      <w:r w:rsidRPr="005D5A62">
        <w:rPr>
          <w:sz w:val="22"/>
          <w:szCs w:val="22"/>
        </w:rPr>
        <w:t xml:space="preserve">Turtle (.ttl) RDF file that semantically represents Toronto's road network </w:t>
      </w:r>
      <w:commentRangeStart w:id="248"/>
      <w:r w:rsidR="009747FF" w:rsidRPr="001B5578">
        <w:rPr>
          <w:sz w:val="22"/>
          <w:szCs w:val="22"/>
        </w:rPr>
        <w:t>that instantiate</w:t>
      </w:r>
      <w:r>
        <w:rPr>
          <w:sz w:val="22"/>
          <w:szCs w:val="22"/>
        </w:rPr>
        <w:t>s</w:t>
      </w:r>
      <w:r w:rsidR="009747FF" w:rsidRPr="001B5578">
        <w:rPr>
          <w:sz w:val="22"/>
          <w:szCs w:val="22"/>
        </w:rPr>
        <w:t>:</w:t>
      </w:r>
      <w:commentRangeEnd w:id="248"/>
      <w:r w:rsidR="00F113E4">
        <w:rPr>
          <w:rStyle w:val="CommentReference"/>
        </w:rPr>
        <w:commentReference w:id="248"/>
      </w:r>
    </w:p>
    <w:p w14:paraId="276B6708" w14:textId="77777777" w:rsidR="009747FF" w:rsidRPr="001B5578" w:rsidRDefault="009747FF" w:rsidP="009747FF">
      <w:pPr>
        <w:pStyle w:val="ListParagraph"/>
        <w:numPr>
          <w:ilvl w:val="1"/>
          <w:numId w:val="30"/>
        </w:numPr>
        <w:rPr>
          <w:sz w:val="22"/>
          <w:szCs w:val="22"/>
        </w:rPr>
      </w:pPr>
      <w:r w:rsidRPr="001B5578">
        <w:rPr>
          <w:sz w:val="22"/>
          <w:szCs w:val="22"/>
        </w:rPr>
        <w:t>transinfras:Road entities</w:t>
      </w:r>
    </w:p>
    <w:p w14:paraId="5E5C67B6" w14:textId="77777777" w:rsidR="009747FF" w:rsidRPr="001B5578" w:rsidRDefault="009747FF" w:rsidP="009747FF">
      <w:pPr>
        <w:pStyle w:val="ListParagraph"/>
        <w:numPr>
          <w:ilvl w:val="1"/>
          <w:numId w:val="30"/>
        </w:numPr>
        <w:rPr>
          <w:sz w:val="22"/>
          <w:szCs w:val="22"/>
        </w:rPr>
      </w:pPr>
      <w:r w:rsidRPr="001B5578">
        <w:rPr>
          <w:sz w:val="22"/>
          <w:szCs w:val="22"/>
        </w:rPr>
        <w:lastRenderedPageBreak/>
        <w:t>transinfras:RoadLink entities</w:t>
      </w:r>
    </w:p>
    <w:p w14:paraId="1A0387BD" w14:textId="77777777" w:rsidR="009747FF" w:rsidRPr="001B5578" w:rsidRDefault="009747FF" w:rsidP="009747FF">
      <w:pPr>
        <w:pStyle w:val="ListParagraph"/>
        <w:numPr>
          <w:ilvl w:val="1"/>
          <w:numId w:val="30"/>
        </w:numPr>
        <w:rPr>
          <w:sz w:val="22"/>
          <w:szCs w:val="22"/>
        </w:rPr>
      </w:pPr>
      <w:r w:rsidRPr="001B5578">
        <w:rPr>
          <w:sz w:val="22"/>
          <w:szCs w:val="22"/>
        </w:rPr>
        <w:t>transinfras:Junction entities</w:t>
      </w:r>
    </w:p>
    <w:p w14:paraId="147B103D" w14:textId="77777777" w:rsidR="009747FF" w:rsidRPr="001B5578" w:rsidRDefault="009747FF" w:rsidP="009747FF">
      <w:pPr>
        <w:rPr>
          <w:sz w:val="22"/>
          <w:szCs w:val="22"/>
        </w:rPr>
      </w:pPr>
    </w:p>
    <w:p w14:paraId="502ABEF0" w14:textId="77777777" w:rsidR="009747FF" w:rsidRPr="001B5578" w:rsidRDefault="009747FF" w:rsidP="009747FF">
      <w:pPr>
        <w:rPr>
          <w:b/>
          <w:bCs/>
          <w:sz w:val="22"/>
          <w:szCs w:val="22"/>
        </w:rPr>
      </w:pPr>
      <w:r w:rsidRPr="001B5578">
        <w:rPr>
          <w:b/>
          <w:bCs/>
          <w:sz w:val="22"/>
          <w:szCs w:val="22"/>
        </w:rPr>
        <w:t>Step 1: Load and Prepare Data</w:t>
      </w:r>
    </w:p>
    <w:p w14:paraId="12EBE1AB" w14:textId="77777777" w:rsidR="009747FF" w:rsidRPr="001B5578" w:rsidRDefault="009747FF" w:rsidP="009747FF">
      <w:pPr>
        <w:pStyle w:val="ListParagraph"/>
        <w:numPr>
          <w:ilvl w:val="0"/>
          <w:numId w:val="30"/>
        </w:numPr>
        <w:rPr>
          <w:sz w:val="22"/>
          <w:szCs w:val="22"/>
        </w:rPr>
      </w:pPr>
      <w:r w:rsidRPr="001B5578">
        <w:rPr>
          <w:sz w:val="22"/>
          <w:szCs w:val="22"/>
        </w:rPr>
        <w:t>Load the shapefile and merge it with all relevant CSV files based on OGF_ID and ORN_ROAD_NET_ELEMENT_ID.</w:t>
      </w:r>
    </w:p>
    <w:p w14:paraId="7E3D26D9" w14:textId="77777777" w:rsidR="009747FF" w:rsidRPr="001B5578" w:rsidRDefault="009747FF" w:rsidP="009747FF">
      <w:pPr>
        <w:pStyle w:val="ListParagraph"/>
        <w:numPr>
          <w:ilvl w:val="0"/>
          <w:numId w:val="30"/>
        </w:numPr>
        <w:rPr>
          <w:sz w:val="22"/>
          <w:szCs w:val="22"/>
        </w:rPr>
      </w:pPr>
      <w:r w:rsidRPr="001B5578">
        <w:rPr>
          <w:sz w:val="22"/>
          <w:szCs w:val="22"/>
        </w:rPr>
        <w:t>Convert key identifiers to strings to ensure compatibility for merging and URI construction.</w:t>
      </w:r>
    </w:p>
    <w:p w14:paraId="0B0848D9" w14:textId="77777777" w:rsidR="009747FF" w:rsidRPr="001B5578" w:rsidRDefault="009747FF" w:rsidP="009747FF">
      <w:pPr>
        <w:rPr>
          <w:sz w:val="22"/>
          <w:szCs w:val="22"/>
        </w:rPr>
      </w:pPr>
    </w:p>
    <w:p w14:paraId="57DF639A" w14:textId="77777777" w:rsidR="009747FF" w:rsidRPr="001B5578" w:rsidRDefault="009747FF" w:rsidP="009747FF">
      <w:pPr>
        <w:rPr>
          <w:b/>
          <w:bCs/>
          <w:sz w:val="22"/>
          <w:szCs w:val="22"/>
        </w:rPr>
      </w:pPr>
      <w:r w:rsidRPr="001B5578">
        <w:rPr>
          <w:b/>
          <w:bCs/>
          <w:sz w:val="22"/>
          <w:szCs w:val="22"/>
        </w:rPr>
        <w:t>Step 2: Filter Geographic Bounds</w:t>
      </w:r>
    </w:p>
    <w:p w14:paraId="2FFD02AF" w14:textId="77777777" w:rsidR="009747FF" w:rsidRPr="001B5578" w:rsidRDefault="009747FF" w:rsidP="009747FF">
      <w:pPr>
        <w:pStyle w:val="ListParagraph"/>
        <w:numPr>
          <w:ilvl w:val="0"/>
          <w:numId w:val="31"/>
        </w:numPr>
        <w:rPr>
          <w:sz w:val="22"/>
          <w:szCs w:val="22"/>
        </w:rPr>
      </w:pPr>
      <w:r w:rsidRPr="001B5578">
        <w:rPr>
          <w:sz w:val="22"/>
          <w:szCs w:val="22"/>
        </w:rPr>
        <w:t>Define a bounding box for the City of Toronto.</w:t>
      </w:r>
    </w:p>
    <w:p w14:paraId="185CB118" w14:textId="77777777" w:rsidR="009747FF" w:rsidRPr="001B5578" w:rsidRDefault="009747FF" w:rsidP="009747FF">
      <w:pPr>
        <w:pStyle w:val="ListParagraph"/>
        <w:numPr>
          <w:ilvl w:val="0"/>
          <w:numId w:val="31"/>
        </w:numPr>
        <w:rPr>
          <w:sz w:val="22"/>
          <w:szCs w:val="22"/>
        </w:rPr>
      </w:pPr>
      <w:r w:rsidRPr="001B5578">
        <w:rPr>
          <w:sz w:val="22"/>
          <w:szCs w:val="22"/>
        </w:rPr>
        <w:t>Ensure only roads and junctions within these bounds are processed.</w:t>
      </w:r>
    </w:p>
    <w:p w14:paraId="37029E11" w14:textId="77777777" w:rsidR="009747FF" w:rsidRPr="001B5578" w:rsidRDefault="009747FF" w:rsidP="009747FF">
      <w:pPr>
        <w:rPr>
          <w:sz w:val="22"/>
          <w:szCs w:val="22"/>
        </w:rPr>
      </w:pPr>
    </w:p>
    <w:p w14:paraId="7A76BC6D" w14:textId="77777777" w:rsidR="009747FF" w:rsidRPr="001B5578" w:rsidRDefault="009747FF" w:rsidP="009747FF">
      <w:pPr>
        <w:rPr>
          <w:b/>
          <w:bCs/>
          <w:sz w:val="22"/>
          <w:szCs w:val="22"/>
        </w:rPr>
      </w:pPr>
      <w:r w:rsidRPr="001B5578">
        <w:rPr>
          <w:b/>
          <w:bCs/>
          <w:sz w:val="22"/>
          <w:szCs w:val="22"/>
        </w:rPr>
        <w:t>Step 3: Create Junction Instances</w:t>
      </w:r>
    </w:p>
    <w:p w14:paraId="3827A207" w14:textId="77777777" w:rsidR="009747FF" w:rsidRPr="001B5578" w:rsidRDefault="009747FF" w:rsidP="009747FF">
      <w:pPr>
        <w:pStyle w:val="ListParagraph"/>
        <w:numPr>
          <w:ilvl w:val="0"/>
          <w:numId w:val="32"/>
        </w:numPr>
        <w:rPr>
          <w:sz w:val="22"/>
          <w:szCs w:val="22"/>
        </w:rPr>
      </w:pPr>
      <w:r w:rsidRPr="001B5578">
        <w:rPr>
          <w:sz w:val="22"/>
          <w:szCs w:val="22"/>
        </w:rPr>
        <w:t>For each junction in ORN_JUNCTION.csv, create a transinfras:Junction (a subclass of transnet:TransportNode).</w:t>
      </w:r>
    </w:p>
    <w:p w14:paraId="637FA6E8" w14:textId="77777777" w:rsidR="009747FF" w:rsidRPr="001B5578" w:rsidRDefault="009747FF" w:rsidP="009747FF">
      <w:pPr>
        <w:pStyle w:val="ListParagraph"/>
        <w:numPr>
          <w:ilvl w:val="0"/>
          <w:numId w:val="32"/>
        </w:numPr>
        <w:rPr>
          <w:sz w:val="22"/>
          <w:szCs w:val="22"/>
        </w:rPr>
      </w:pPr>
      <w:r w:rsidRPr="001B5578">
        <w:rPr>
          <w:sz w:val="22"/>
          <w:szCs w:val="22"/>
        </w:rPr>
        <w:t>Assign each junction a geospatial location using geo:asWKT within the geo:Geometry class.</w:t>
      </w:r>
    </w:p>
    <w:p w14:paraId="3332ED3F" w14:textId="77777777" w:rsidR="009747FF" w:rsidRPr="001B5578" w:rsidRDefault="009747FF" w:rsidP="009747FF">
      <w:pPr>
        <w:rPr>
          <w:sz w:val="22"/>
          <w:szCs w:val="22"/>
        </w:rPr>
      </w:pPr>
    </w:p>
    <w:p w14:paraId="43C450FE" w14:textId="77777777" w:rsidR="009747FF" w:rsidRPr="001B5578" w:rsidRDefault="009747FF" w:rsidP="009747FF">
      <w:pPr>
        <w:rPr>
          <w:b/>
          <w:bCs/>
          <w:sz w:val="22"/>
          <w:szCs w:val="22"/>
        </w:rPr>
      </w:pPr>
      <w:r w:rsidRPr="001B5578">
        <w:rPr>
          <w:b/>
          <w:bCs/>
          <w:sz w:val="22"/>
          <w:szCs w:val="22"/>
        </w:rPr>
        <w:t>Step 4: Group and Construct Road Entities</w:t>
      </w:r>
    </w:p>
    <w:p w14:paraId="5D640892" w14:textId="77777777" w:rsidR="009747FF" w:rsidRPr="001B5578" w:rsidRDefault="009747FF" w:rsidP="009747FF">
      <w:pPr>
        <w:pStyle w:val="ListParagraph"/>
        <w:numPr>
          <w:ilvl w:val="0"/>
          <w:numId w:val="33"/>
        </w:numPr>
        <w:rPr>
          <w:sz w:val="22"/>
          <w:szCs w:val="22"/>
        </w:rPr>
      </w:pPr>
      <w:r w:rsidRPr="001B5578">
        <w:rPr>
          <w:sz w:val="22"/>
          <w:szCs w:val="22"/>
        </w:rPr>
        <w:t>Group road segments by FULL_STREET_NAME_road_names.</w:t>
      </w:r>
    </w:p>
    <w:p w14:paraId="61A9C33F" w14:textId="77777777" w:rsidR="009747FF" w:rsidRPr="001B5578" w:rsidRDefault="009747FF" w:rsidP="009747FF">
      <w:pPr>
        <w:pStyle w:val="ListParagraph"/>
        <w:numPr>
          <w:ilvl w:val="0"/>
          <w:numId w:val="33"/>
        </w:numPr>
        <w:rPr>
          <w:sz w:val="22"/>
          <w:szCs w:val="22"/>
        </w:rPr>
      </w:pPr>
      <w:r w:rsidRPr="001B5578">
        <w:rPr>
          <w:sz w:val="22"/>
          <w:szCs w:val="22"/>
        </w:rPr>
        <w:t>For each unique group (i.e., road name), create a transinfras:Road entity.</w:t>
      </w:r>
    </w:p>
    <w:p w14:paraId="48B42B8B" w14:textId="77777777" w:rsidR="009747FF" w:rsidRPr="001B5578" w:rsidRDefault="009747FF" w:rsidP="009747FF">
      <w:pPr>
        <w:pStyle w:val="ListParagraph"/>
        <w:numPr>
          <w:ilvl w:val="0"/>
          <w:numId w:val="33"/>
        </w:numPr>
        <w:rPr>
          <w:sz w:val="22"/>
          <w:szCs w:val="22"/>
        </w:rPr>
      </w:pPr>
      <w:r w:rsidRPr="001B5578">
        <w:rPr>
          <w:sz w:val="22"/>
          <w:szCs w:val="22"/>
        </w:rPr>
        <w:t>Assign metadata like road name, jurisdiction, and pavement status.</w:t>
      </w:r>
    </w:p>
    <w:p w14:paraId="42F73D4D" w14:textId="77777777" w:rsidR="009747FF" w:rsidRPr="001B5578" w:rsidRDefault="009747FF" w:rsidP="009747FF">
      <w:pPr>
        <w:rPr>
          <w:sz w:val="22"/>
          <w:szCs w:val="22"/>
        </w:rPr>
      </w:pPr>
    </w:p>
    <w:p w14:paraId="21F78998" w14:textId="77777777" w:rsidR="009747FF" w:rsidRPr="001B5578" w:rsidRDefault="009747FF" w:rsidP="009747FF">
      <w:pPr>
        <w:rPr>
          <w:b/>
          <w:bCs/>
          <w:sz w:val="22"/>
          <w:szCs w:val="22"/>
        </w:rPr>
      </w:pPr>
      <w:r w:rsidRPr="001B5578">
        <w:rPr>
          <w:b/>
          <w:bCs/>
          <w:sz w:val="22"/>
          <w:szCs w:val="22"/>
        </w:rPr>
        <w:t>Step 5: Construct Road Links</w:t>
      </w:r>
    </w:p>
    <w:p w14:paraId="30663ECC" w14:textId="77777777" w:rsidR="009747FF" w:rsidRPr="001B5578" w:rsidRDefault="009747FF" w:rsidP="009747FF">
      <w:pPr>
        <w:pStyle w:val="ListParagraph"/>
        <w:numPr>
          <w:ilvl w:val="0"/>
          <w:numId w:val="34"/>
        </w:numPr>
        <w:rPr>
          <w:sz w:val="22"/>
          <w:szCs w:val="22"/>
        </w:rPr>
      </w:pPr>
      <w:r w:rsidRPr="001B5578">
        <w:rPr>
          <w:sz w:val="22"/>
          <w:szCs w:val="22"/>
        </w:rPr>
        <w:t>For each segment in the road group:</w:t>
      </w:r>
    </w:p>
    <w:p w14:paraId="5D83E2E3" w14:textId="77777777" w:rsidR="009747FF" w:rsidRPr="001B5578" w:rsidRDefault="009747FF" w:rsidP="009747FF">
      <w:pPr>
        <w:pStyle w:val="ListParagraph"/>
        <w:numPr>
          <w:ilvl w:val="1"/>
          <w:numId w:val="30"/>
        </w:numPr>
        <w:rPr>
          <w:sz w:val="22"/>
          <w:szCs w:val="22"/>
        </w:rPr>
      </w:pPr>
      <w:r w:rsidRPr="001B5578">
        <w:rPr>
          <w:sz w:val="22"/>
          <w:szCs w:val="22"/>
        </w:rPr>
        <w:t>Instantiate a transinfras:RoadLink.</w:t>
      </w:r>
    </w:p>
    <w:p w14:paraId="27A402F2" w14:textId="77777777" w:rsidR="009747FF" w:rsidRPr="001B5578" w:rsidRDefault="009747FF" w:rsidP="009747FF">
      <w:pPr>
        <w:pStyle w:val="ListParagraph"/>
        <w:numPr>
          <w:ilvl w:val="1"/>
          <w:numId w:val="30"/>
        </w:numPr>
        <w:rPr>
          <w:sz w:val="22"/>
          <w:szCs w:val="22"/>
        </w:rPr>
      </w:pPr>
      <w:r w:rsidRPr="001B5578">
        <w:rPr>
          <w:sz w:val="22"/>
          <w:szCs w:val="22"/>
        </w:rPr>
        <w:t>Set partwhole:properPartOf to point to the parent Road.</w:t>
      </w:r>
    </w:p>
    <w:p w14:paraId="5A11C7A4" w14:textId="77777777" w:rsidR="009747FF" w:rsidRPr="001B5578" w:rsidRDefault="009747FF" w:rsidP="009747FF">
      <w:pPr>
        <w:pStyle w:val="ListParagraph"/>
        <w:numPr>
          <w:ilvl w:val="1"/>
          <w:numId w:val="30"/>
        </w:numPr>
        <w:rPr>
          <w:sz w:val="22"/>
          <w:szCs w:val="22"/>
        </w:rPr>
      </w:pPr>
      <w:r w:rsidRPr="001B5578">
        <w:rPr>
          <w:sz w:val="22"/>
          <w:szCs w:val="22"/>
        </w:rPr>
        <w:t>Set geo:asWKT location geometry.</w:t>
      </w:r>
    </w:p>
    <w:p w14:paraId="7724D496" w14:textId="77777777" w:rsidR="009747FF" w:rsidRPr="001B5578" w:rsidRDefault="009747FF" w:rsidP="009747FF">
      <w:pPr>
        <w:pStyle w:val="ListParagraph"/>
        <w:numPr>
          <w:ilvl w:val="1"/>
          <w:numId w:val="30"/>
        </w:numPr>
        <w:rPr>
          <w:sz w:val="22"/>
          <w:szCs w:val="22"/>
        </w:rPr>
      </w:pPr>
      <w:r w:rsidRPr="001B5578">
        <w:rPr>
          <w:sz w:val="22"/>
          <w:szCs w:val="22"/>
        </w:rPr>
        <w:t>Add attributes like speed limit, number of lanes, direction, road class, and others.</w:t>
      </w:r>
    </w:p>
    <w:p w14:paraId="5AFC81EA" w14:textId="77777777" w:rsidR="009747FF" w:rsidRPr="001B5578" w:rsidRDefault="009747FF" w:rsidP="009747FF">
      <w:pPr>
        <w:pStyle w:val="ListParagraph"/>
        <w:numPr>
          <w:ilvl w:val="1"/>
          <w:numId w:val="30"/>
        </w:numPr>
        <w:rPr>
          <w:sz w:val="22"/>
          <w:szCs w:val="22"/>
        </w:rPr>
      </w:pPr>
      <w:r w:rsidRPr="001B5578">
        <w:rPr>
          <w:sz w:val="22"/>
          <w:szCs w:val="22"/>
        </w:rPr>
        <w:t>Set transnet:from and transnet:to relationships to link the RoadLink to its associated Junction entities.</w:t>
      </w:r>
    </w:p>
    <w:p w14:paraId="2410DEED" w14:textId="77777777" w:rsidR="009747FF" w:rsidRPr="001B5578" w:rsidRDefault="009747FF" w:rsidP="009747FF">
      <w:pPr>
        <w:rPr>
          <w:sz w:val="22"/>
          <w:szCs w:val="22"/>
        </w:rPr>
      </w:pPr>
    </w:p>
    <w:p w14:paraId="3644F9AC" w14:textId="77777777" w:rsidR="009747FF" w:rsidRPr="001B5578" w:rsidRDefault="009747FF" w:rsidP="009747FF">
      <w:pPr>
        <w:rPr>
          <w:b/>
          <w:bCs/>
          <w:sz w:val="22"/>
          <w:szCs w:val="22"/>
        </w:rPr>
      </w:pPr>
      <w:r w:rsidRPr="001B5578">
        <w:rPr>
          <w:b/>
          <w:bCs/>
          <w:sz w:val="22"/>
          <w:szCs w:val="22"/>
        </w:rPr>
        <w:lastRenderedPageBreak/>
        <w:t>Step 6: Associate RoadLinks with Roads</w:t>
      </w:r>
    </w:p>
    <w:p w14:paraId="0F2B1195" w14:textId="77777777" w:rsidR="009747FF" w:rsidRPr="001B5578" w:rsidRDefault="009747FF" w:rsidP="009747FF">
      <w:pPr>
        <w:pStyle w:val="ListParagraph"/>
        <w:numPr>
          <w:ilvl w:val="0"/>
          <w:numId w:val="34"/>
        </w:numPr>
        <w:rPr>
          <w:sz w:val="22"/>
          <w:szCs w:val="22"/>
        </w:rPr>
      </w:pPr>
      <w:r w:rsidRPr="001B5578">
        <w:rPr>
          <w:sz w:val="22"/>
          <w:szCs w:val="22"/>
        </w:rPr>
        <w:t>After creating RoadLinks, collect and link them to their parent Road using partwhole:hasProperPart.</w:t>
      </w:r>
    </w:p>
    <w:p w14:paraId="024E294B" w14:textId="77777777" w:rsidR="009747FF" w:rsidRPr="001B5578" w:rsidRDefault="009747FF" w:rsidP="009747FF">
      <w:pPr>
        <w:rPr>
          <w:sz w:val="22"/>
          <w:szCs w:val="22"/>
        </w:rPr>
      </w:pPr>
    </w:p>
    <w:p w14:paraId="0B92E383" w14:textId="77777777" w:rsidR="009747FF" w:rsidRPr="001B5578" w:rsidRDefault="009747FF" w:rsidP="009747FF">
      <w:pPr>
        <w:rPr>
          <w:b/>
          <w:bCs/>
          <w:sz w:val="22"/>
          <w:szCs w:val="22"/>
        </w:rPr>
      </w:pPr>
      <w:r w:rsidRPr="001B5578">
        <w:rPr>
          <w:b/>
          <w:bCs/>
          <w:sz w:val="22"/>
          <w:szCs w:val="22"/>
        </w:rPr>
        <w:t>Step 7: Serialize TTL Output</w:t>
      </w:r>
    </w:p>
    <w:p w14:paraId="1D2ED416" w14:textId="77777777" w:rsidR="009747FF" w:rsidRPr="001B5578" w:rsidRDefault="009747FF" w:rsidP="009747FF">
      <w:pPr>
        <w:pStyle w:val="ListParagraph"/>
        <w:numPr>
          <w:ilvl w:val="0"/>
          <w:numId w:val="34"/>
        </w:numPr>
        <w:rPr>
          <w:sz w:val="22"/>
          <w:szCs w:val="22"/>
        </w:rPr>
      </w:pPr>
      <w:r w:rsidRPr="001B5578">
        <w:rPr>
          <w:sz w:val="22"/>
          <w:szCs w:val="22"/>
        </w:rPr>
        <w:t>The final RDF graph is serialized to Turtle (.ttl) format for loading into graph systems.</w:t>
      </w:r>
    </w:p>
    <w:p w14:paraId="288B2301" w14:textId="77777777" w:rsidR="009747FF" w:rsidRPr="001B5578" w:rsidRDefault="009747FF" w:rsidP="009747FF">
      <w:pPr>
        <w:rPr>
          <w:sz w:val="22"/>
          <w:szCs w:val="22"/>
        </w:rPr>
      </w:pPr>
    </w:p>
    <w:p w14:paraId="7CCAB1D7" w14:textId="77777777" w:rsidR="009747FF" w:rsidRPr="001B5578" w:rsidRDefault="009747FF" w:rsidP="009747FF">
      <w:pPr>
        <w:rPr>
          <w:b/>
          <w:bCs/>
          <w:sz w:val="22"/>
          <w:szCs w:val="22"/>
        </w:rPr>
      </w:pPr>
      <w:r w:rsidRPr="001B5578">
        <w:rPr>
          <w:b/>
          <w:bCs/>
          <w:sz w:val="22"/>
          <w:szCs w:val="22"/>
        </w:rPr>
        <w:t>Notes:</w:t>
      </w:r>
    </w:p>
    <w:p w14:paraId="071590D0" w14:textId="77777777" w:rsidR="009747FF" w:rsidRPr="001B5578" w:rsidRDefault="009747FF" w:rsidP="009747FF">
      <w:pPr>
        <w:pStyle w:val="ListParagraph"/>
        <w:numPr>
          <w:ilvl w:val="0"/>
          <w:numId w:val="34"/>
        </w:numPr>
        <w:rPr>
          <w:sz w:val="22"/>
          <w:szCs w:val="22"/>
        </w:rPr>
      </w:pPr>
      <w:commentRangeStart w:id="249"/>
      <w:r w:rsidRPr="001B5578">
        <w:rPr>
          <w:sz w:val="22"/>
          <w:szCs w:val="22"/>
        </w:rPr>
        <w:t>The OGF_ID is used as the unique identifier for road links (ensuring traceability back to the source dataset).</w:t>
      </w:r>
      <w:commentRangeEnd w:id="249"/>
      <w:r w:rsidR="00F113E4">
        <w:rPr>
          <w:rStyle w:val="CommentReference"/>
        </w:rPr>
        <w:commentReference w:id="249"/>
      </w:r>
    </w:p>
    <w:p w14:paraId="616135A1" w14:textId="77777777" w:rsidR="009747FF" w:rsidRPr="001B5578" w:rsidRDefault="009747FF" w:rsidP="009747FF">
      <w:pPr>
        <w:pStyle w:val="ListParagraph"/>
        <w:numPr>
          <w:ilvl w:val="0"/>
          <w:numId w:val="34"/>
        </w:numPr>
        <w:rPr>
          <w:sz w:val="22"/>
          <w:szCs w:val="22"/>
        </w:rPr>
      </w:pPr>
      <w:r w:rsidRPr="001B5578">
        <w:rPr>
          <w:sz w:val="22"/>
          <w:szCs w:val="22"/>
        </w:rPr>
        <w:t>Dates (creation, revision, geo update, and effective) are formatted using a utility function to XSD-compatible ‘YYYY-MM-DD’ format.</w:t>
      </w:r>
    </w:p>
    <w:p w14:paraId="695358EC" w14:textId="77777777" w:rsidR="009747FF" w:rsidRPr="001B5578" w:rsidRDefault="009747FF" w:rsidP="009747FF">
      <w:pPr>
        <w:pStyle w:val="ListParagraph"/>
        <w:numPr>
          <w:ilvl w:val="0"/>
          <w:numId w:val="34"/>
        </w:numPr>
        <w:rPr>
          <w:sz w:val="22"/>
          <w:szCs w:val="22"/>
        </w:rPr>
      </w:pPr>
      <w:r w:rsidRPr="001B5578">
        <w:rPr>
          <w:sz w:val="22"/>
          <w:szCs w:val="22"/>
        </w:rPr>
        <w:t>Optional attributes are conditionally added based on their availability.</w:t>
      </w:r>
    </w:p>
    <w:p w14:paraId="3D87441B" w14:textId="77777777" w:rsidR="009747FF" w:rsidRPr="001B5578" w:rsidRDefault="009747FF" w:rsidP="009747FF">
      <w:pPr>
        <w:pStyle w:val="ListParagraph"/>
        <w:numPr>
          <w:ilvl w:val="0"/>
          <w:numId w:val="34"/>
        </w:numPr>
        <w:rPr>
          <w:sz w:val="22"/>
          <w:szCs w:val="22"/>
        </w:rPr>
      </w:pPr>
      <w:r w:rsidRPr="001B5578">
        <w:rPr>
          <w:sz w:val="22"/>
          <w:szCs w:val="22"/>
        </w:rPr>
        <w:t>All custom or non-ISO properties use the CDT namespace.</w:t>
      </w:r>
    </w:p>
    <w:p w14:paraId="396A70C3" w14:textId="128BB59F" w:rsidR="009747FF" w:rsidRDefault="009747FF" w:rsidP="009747FF">
      <w:pPr>
        <w:pStyle w:val="ListParagraph"/>
        <w:numPr>
          <w:ilvl w:val="0"/>
          <w:numId w:val="34"/>
        </w:numPr>
        <w:rPr>
          <w:sz w:val="22"/>
          <w:szCs w:val="22"/>
        </w:rPr>
      </w:pPr>
      <w:r w:rsidRPr="001B5578">
        <w:rPr>
          <w:sz w:val="22"/>
          <w:szCs w:val="22"/>
        </w:rPr>
        <w:t>This structured pipeline ensures that each ORN road element is correctly modeled according to ISO 5087-3, respecting semantic constraints and spatial relationships.</w:t>
      </w:r>
    </w:p>
    <w:p w14:paraId="3B2D0BC9" w14:textId="77777777" w:rsidR="002D2977" w:rsidRPr="00DB70AD" w:rsidRDefault="002D2977" w:rsidP="009747FF">
      <w:pPr>
        <w:pStyle w:val="ListParagraph"/>
        <w:numPr>
          <w:ilvl w:val="0"/>
          <w:numId w:val="34"/>
        </w:numPr>
        <w:rPr>
          <w:sz w:val="22"/>
          <w:szCs w:val="22"/>
        </w:rPr>
      </w:pPr>
    </w:p>
    <w:p w14:paraId="1D297134" w14:textId="33B139A2" w:rsidR="009747FF" w:rsidRPr="001B5578" w:rsidRDefault="009747FF" w:rsidP="009747FF">
      <w:pPr>
        <w:pStyle w:val="Heading2"/>
      </w:pPr>
      <w:bookmarkStart w:id="250" w:name="_Toc201121289"/>
      <w:del w:id="251" w:author="Megan Katsumi" w:date="2025-06-12T09:43:00Z">
        <w:r w:rsidRPr="001B5578" w:rsidDel="00463862">
          <w:delText xml:space="preserve">Custom </w:delText>
        </w:r>
      </w:del>
      <w:ins w:id="252" w:author="Megan Katsumi" w:date="2025-06-12T09:43:00Z">
        <w:r w:rsidR="00463862">
          <w:t>CDT</w:t>
        </w:r>
        <w:r w:rsidR="00463862" w:rsidRPr="001B5578">
          <w:t xml:space="preserve"> </w:t>
        </w:r>
      </w:ins>
      <w:r w:rsidRPr="001B5578">
        <w:t>Classes and Properties</w:t>
      </w:r>
      <w:bookmarkEnd w:id="250"/>
    </w:p>
    <w:p w14:paraId="32D5ACF2" w14:textId="10696388" w:rsidR="009747FF" w:rsidRDefault="009747FF" w:rsidP="009747FF">
      <w:pPr>
        <w:rPr>
          <w:sz w:val="22"/>
          <w:szCs w:val="22"/>
        </w:rPr>
      </w:pPr>
      <w:r w:rsidRPr="001B5578">
        <w:rPr>
          <w:sz w:val="22"/>
          <w:szCs w:val="22"/>
        </w:rPr>
        <w:t xml:space="preserve">The following </w:t>
      </w:r>
      <w:del w:id="253" w:author="Megan Katsumi" w:date="2025-06-12T09:43:00Z">
        <w:r w:rsidRPr="001B5578" w:rsidDel="00463862">
          <w:rPr>
            <w:sz w:val="22"/>
            <w:szCs w:val="22"/>
          </w:rPr>
          <w:delText xml:space="preserve">custom </w:delText>
        </w:r>
      </w:del>
      <w:r w:rsidRPr="001B5578">
        <w:rPr>
          <w:sz w:val="22"/>
          <w:szCs w:val="22"/>
        </w:rPr>
        <w:t xml:space="preserve">classes and properties </w:t>
      </w:r>
      <w:del w:id="254" w:author="Megan Katsumi" w:date="2025-06-12T09:43:00Z">
        <w:r w:rsidRPr="001B5578" w:rsidDel="00463862">
          <w:rPr>
            <w:sz w:val="22"/>
            <w:szCs w:val="22"/>
          </w:rPr>
          <w:delText xml:space="preserve">were </w:delText>
        </w:r>
      </w:del>
      <w:ins w:id="255" w:author="Megan Katsumi" w:date="2025-06-12T09:43:00Z">
        <w:r w:rsidR="00463862">
          <w:rPr>
            <w:sz w:val="22"/>
            <w:szCs w:val="22"/>
          </w:rPr>
          <w:t>are</w:t>
        </w:r>
        <w:r w:rsidR="00463862" w:rsidRPr="001B5578">
          <w:rPr>
            <w:sz w:val="22"/>
            <w:szCs w:val="22"/>
          </w:rPr>
          <w:t xml:space="preserve"> </w:t>
        </w:r>
      </w:ins>
      <w:r w:rsidRPr="001B5578">
        <w:rPr>
          <w:sz w:val="22"/>
          <w:szCs w:val="22"/>
        </w:rPr>
        <w:t xml:space="preserve">introduced as part of the City Digital Twin </w:t>
      </w:r>
      <w:del w:id="256" w:author="Megan Katsumi" w:date="2025-06-12T09:43:00Z">
        <w:r w:rsidRPr="001B5578" w:rsidDel="00463862">
          <w:rPr>
            <w:sz w:val="22"/>
            <w:szCs w:val="22"/>
          </w:rPr>
          <w:delText xml:space="preserve">project </w:delText>
        </w:r>
      </w:del>
      <w:ins w:id="257" w:author="Megan Katsumi" w:date="2025-06-12T09:43:00Z">
        <w:r w:rsidR="00463862">
          <w:rPr>
            <w:sz w:val="22"/>
            <w:szCs w:val="22"/>
          </w:rPr>
          <w:t>ontology,</w:t>
        </w:r>
        <w:r w:rsidR="00463862" w:rsidRPr="001B5578">
          <w:rPr>
            <w:sz w:val="22"/>
            <w:szCs w:val="22"/>
          </w:rPr>
          <w:t xml:space="preserve"> </w:t>
        </w:r>
      </w:ins>
      <w:r w:rsidRPr="001B5578">
        <w:rPr>
          <w:sz w:val="22"/>
          <w:szCs w:val="22"/>
        </w:rPr>
        <w:t>to extend the ISO/IEC 5087 ontologies.</w:t>
      </w:r>
    </w:p>
    <w:p w14:paraId="5F3583CB" w14:textId="6830B098" w:rsidR="00580F52" w:rsidRPr="009C4974" w:rsidRDefault="00580F52" w:rsidP="009747FF">
      <w:pPr>
        <w:rPr>
          <w:b/>
          <w:bCs/>
          <w:sz w:val="22"/>
          <w:szCs w:val="22"/>
        </w:rPr>
      </w:pP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577"/>
        <w:gridCol w:w="3653"/>
        <w:gridCol w:w="4394"/>
      </w:tblGrid>
      <w:tr w:rsidR="00842043" w:rsidRPr="001B5578" w14:paraId="2D916B59" w14:textId="77777777" w:rsidTr="00EB6790">
        <w:tc>
          <w:tcPr>
            <w:tcW w:w="357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2743FF5B" w14:textId="77777777" w:rsidR="00842043" w:rsidRPr="001B5578" w:rsidRDefault="00842043" w:rsidP="00A176C9">
            <w:pPr>
              <w:jc w:val="center"/>
              <w:rPr>
                <w:color w:val="FFFFFF" w:themeColor="background1"/>
                <w:sz w:val="22"/>
                <w:szCs w:val="22"/>
                <w:lang w:val="en-CA"/>
              </w:rPr>
            </w:pPr>
            <w:r>
              <w:rPr>
                <w:color w:val="FFFFFF" w:themeColor="background1"/>
                <w:sz w:val="22"/>
                <w:szCs w:val="22"/>
                <w:lang w:val="en-CA"/>
              </w:rPr>
              <w:t>Class</w:t>
            </w:r>
          </w:p>
        </w:tc>
        <w:tc>
          <w:tcPr>
            <w:tcW w:w="3653"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6A806B8" w14:textId="77777777" w:rsidR="00842043" w:rsidRPr="001B5578" w:rsidRDefault="00842043" w:rsidP="00A176C9">
            <w:pPr>
              <w:jc w:val="center"/>
              <w:rPr>
                <w:color w:val="FFFFFF" w:themeColor="background1"/>
                <w:sz w:val="22"/>
                <w:szCs w:val="22"/>
                <w:lang w:val="en-CA"/>
              </w:rPr>
            </w:pPr>
            <w:r>
              <w:rPr>
                <w:color w:val="FFFFFF" w:themeColor="background1"/>
                <w:sz w:val="22"/>
                <w:szCs w:val="22"/>
                <w:lang w:val="en-CA"/>
              </w:rPr>
              <w:t>Property</w:t>
            </w:r>
          </w:p>
        </w:tc>
        <w:tc>
          <w:tcPr>
            <w:tcW w:w="4394" w:type="dxa"/>
            <w:tcBorders>
              <w:top w:val="single" w:sz="8" w:space="0" w:color="000000"/>
              <w:left w:val="single" w:sz="8" w:space="0" w:color="000000"/>
              <w:bottom w:val="single" w:sz="8" w:space="0" w:color="000000"/>
              <w:right w:val="single" w:sz="8" w:space="0" w:color="000000"/>
            </w:tcBorders>
            <w:shd w:val="clear" w:color="auto" w:fill="007BB8"/>
          </w:tcPr>
          <w:p w14:paraId="2716B7AF" w14:textId="77777777" w:rsidR="00842043" w:rsidRPr="001B5578" w:rsidRDefault="00842043" w:rsidP="00A176C9">
            <w:pPr>
              <w:jc w:val="center"/>
              <w:rPr>
                <w:color w:val="FFFFFF" w:themeColor="background1"/>
                <w:sz w:val="22"/>
                <w:szCs w:val="22"/>
                <w:lang w:val="en-CA"/>
              </w:rPr>
            </w:pPr>
            <w:commentRangeStart w:id="258"/>
            <w:r>
              <w:rPr>
                <w:color w:val="FFFFFF" w:themeColor="background1"/>
                <w:sz w:val="22"/>
                <w:szCs w:val="22"/>
                <w:lang w:val="en-CA"/>
              </w:rPr>
              <w:t>Value</w:t>
            </w:r>
            <w:commentRangeEnd w:id="258"/>
            <w:r w:rsidR="00463862">
              <w:rPr>
                <w:rStyle w:val="CommentReference"/>
              </w:rPr>
              <w:commentReference w:id="258"/>
            </w:r>
          </w:p>
        </w:tc>
      </w:tr>
      <w:tr w:rsidR="00944AED" w:rsidRPr="001B5578" w14:paraId="6CDB5CD8"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94C63" w14:textId="1601E1BB" w:rsidR="00944AED"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4571F" w14:textId="304460D3" w:rsidR="00944AED" w:rsidRPr="001B5578" w:rsidRDefault="00944AED" w:rsidP="00944AED">
            <w:pPr>
              <w:jc w:val="center"/>
              <w:rPr>
                <w:rFonts w:eastAsia="Calibri" w:cs="Calibri"/>
                <w:color w:val="000000" w:themeColor="text1"/>
                <w:sz w:val="22"/>
                <w:szCs w:val="22"/>
              </w:rPr>
            </w:pPr>
            <w:r>
              <w:rPr>
                <w:rFonts w:eastAsia="Calibri" w:cs="Calibri"/>
                <w:color w:val="000000" w:themeColor="text1"/>
                <w:sz w:val="22"/>
                <w:szCs w:val="22"/>
              </w:rPr>
              <w:t>rdfs:subClassOf</w:t>
            </w:r>
          </w:p>
        </w:tc>
        <w:tc>
          <w:tcPr>
            <w:tcW w:w="4394" w:type="dxa"/>
            <w:tcBorders>
              <w:top w:val="single" w:sz="8" w:space="0" w:color="000000"/>
              <w:left w:val="single" w:sz="8" w:space="0" w:color="000000"/>
              <w:bottom w:val="single" w:sz="8" w:space="0" w:color="000000"/>
              <w:right w:val="single" w:sz="8" w:space="0" w:color="000000"/>
            </w:tcBorders>
          </w:tcPr>
          <w:p w14:paraId="4FBEFC21" w14:textId="325CA7C5" w:rsidR="00944AED" w:rsidRDefault="00944AED" w:rsidP="00944AED">
            <w:pPr>
              <w:jc w:val="center"/>
              <w:rPr>
                <w:sz w:val="22"/>
                <w:szCs w:val="22"/>
                <w:lang w:val="en-CA"/>
              </w:rPr>
            </w:pPr>
            <w:r>
              <w:rPr>
                <w:sz w:val="22"/>
                <w:szCs w:val="22"/>
                <w:lang w:val="en-CA"/>
              </w:rPr>
              <w:t>transnet:Junction</w:t>
            </w:r>
          </w:p>
        </w:tc>
      </w:tr>
      <w:tr w:rsidR="00944AED" w:rsidRPr="001B5578" w14:paraId="0939078A"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F8B19" w14:textId="103D3572" w:rsidR="00944AED" w:rsidRPr="001B5578"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80E55" w14:textId="70FDFFC2" w:rsidR="00944AED" w:rsidRPr="001B5578" w:rsidRDefault="00944AED" w:rsidP="00944AED">
            <w:pPr>
              <w:jc w:val="center"/>
              <w:rPr>
                <w:rFonts w:eastAsia="Calibri" w:cs="Calibri"/>
                <w:color w:val="000000" w:themeColor="text1"/>
                <w:sz w:val="22"/>
                <w:szCs w:val="22"/>
                <w:lang w:val="en-CA"/>
              </w:rPr>
            </w:pPr>
            <w:r w:rsidRPr="001B5578">
              <w:rPr>
                <w:rFonts w:eastAsia="Calibri" w:cs="Calibri"/>
                <w:color w:val="000000" w:themeColor="text1"/>
                <w:sz w:val="22"/>
                <w:szCs w:val="22"/>
              </w:rPr>
              <w:t>cdt:</w:t>
            </w:r>
            <w:r w:rsidR="007A4B3F">
              <w:rPr>
                <w:rFonts w:eastAsia="Calibri" w:cs="Calibri"/>
                <w:color w:val="000000" w:themeColor="text1"/>
                <w:sz w:val="22"/>
                <w:szCs w:val="22"/>
              </w:rPr>
              <w:t>hasJ</w:t>
            </w:r>
            <w:r w:rsidRPr="001B5578">
              <w:rPr>
                <w:rFonts w:eastAsia="Calibri" w:cs="Calibri"/>
                <w:color w:val="000000" w:themeColor="text1"/>
                <w:sz w:val="22"/>
                <w:szCs w:val="22"/>
                <w:lang w:val="en-CA"/>
              </w:rPr>
              <w:t>unctionType</w:t>
            </w:r>
          </w:p>
          <w:p w14:paraId="42BAA676" w14:textId="77777777" w:rsidR="00944AED" w:rsidRPr="001B5578" w:rsidRDefault="00944AED" w:rsidP="00944AED">
            <w:pPr>
              <w:jc w:val="center"/>
              <w:rPr>
                <w:rFonts w:eastAsia="Calibri" w:cs="Calibri"/>
                <w:color w:val="000000" w:themeColor="text1"/>
                <w:sz w:val="22"/>
                <w:szCs w:val="22"/>
              </w:rPr>
            </w:pPr>
          </w:p>
        </w:tc>
        <w:tc>
          <w:tcPr>
            <w:tcW w:w="4394" w:type="dxa"/>
            <w:tcBorders>
              <w:top w:val="single" w:sz="8" w:space="0" w:color="000000"/>
              <w:left w:val="single" w:sz="8" w:space="0" w:color="000000"/>
              <w:bottom w:val="single" w:sz="8" w:space="0" w:color="000000"/>
              <w:right w:val="single" w:sz="8" w:space="0" w:color="000000"/>
            </w:tcBorders>
          </w:tcPr>
          <w:p w14:paraId="0D90DB48" w14:textId="224F66CE" w:rsidR="00944AED" w:rsidRPr="001B5578" w:rsidRDefault="00CA489C" w:rsidP="00944AED">
            <w:pPr>
              <w:jc w:val="center"/>
              <w:rPr>
                <w:rFonts w:eastAsia="Calibri" w:cs="Calibri"/>
                <w:color w:val="000000" w:themeColor="text1"/>
                <w:sz w:val="22"/>
                <w:szCs w:val="22"/>
              </w:rPr>
            </w:pPr>
            <w:r>
              <w:rPr>
                <w:sz w:val="22"/>
                <w:szCs w:val="22"/>
                <w:lang w:val="en-CA"/>
              </w:rPr>
              <w:t xml:space="preserve">exactly 1 </w:t>
            </w:r>
            <w:r w:rsidR="007A4B3F">
              <w:rPr>
                <w:sz w:val="22"/>
                <w:szCs w:val="22"/>
                <w:lang w:val="en-CA"/>
              </w:rPr>
              <w:t>cdt:</w:t>
            </w:r>
            <w:r w:rsidR="009A2495">
              <w:rPr>
                <w:sz w:val="22"/>
                <w:szCs w:val="22"/>
                <w:lang w:val="en-CA"/>
              </w:rPr>
              <w:t>JunctionType</w:t>
            </w:r>
          </w:p>
        </w:tc>
      </w:tr>
      <w:tr w:rsidR="00944AED" w:rsidRPr="001B5578" w14:paraId="6E8677C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2FD51" w14:textId="15F04B34" w:rsidR="00944AED" w:rsidRPr="001B5578"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CF180" w14:textId="77777777" w:rsidR="00944AED" w:rsidRPr="001B5578" w:rsidRDefault="00944AED" w:rsidP="00944AED">
            <w:pPr>
              <w:jc w:val="center"/>
              <w:rPr>
                <w:rFonts w:eastAsia="Calibri" w:cs="Calibri"/>
                <w:color w:val="000000" w:themeColor="text1"/>
                <w:sz w:val="22"/>
                <w:szCs w:val="22"/>
              </w:rPr>
            </w:pPr>
            <w:r w:rsidRPr="001B5578">
              <w:rPr>
                <w:sz w:val="22"/>
                <w:szCs w:val="22"/>
                <w:lang w:val="en-CA"/>
              </w:rPr>
              <w:t>cdt:exitNumber</w:t>
            </w:r>
          </w:p>
        </w:tc>
        <w:tc>
          <w:tcPr>
            <w:tcW w:w="4394" w:type="dxa"/>
            <w:tcBorders>
              <w:top w:val="single" w:sz="8" w:space="0" w:color="000000"/>
              <w:left w:val="single" w:sz="8" w:space="0" w:color="000000"/>
              <w:bottom w:val="single" w:sz="8" w:space="0" w:color="000000"/>
              <w:right w:val="single" w:sz="8" w:space="0" w:color="000000"/>
            </w:tcBorders>
          </w:tcPr>
          <w:p w14:paraId="3769BD0D" w14:textId="07ACF5E0" w:rsidR="00944AED" w:rsidRPr="001B5578" w:rsidRDefault="00667703" w:rsidP="00944AED">
            <w:pPr>
              <w:jc w:val="center"/>
              <w:rPr>
                <w:sz w:val="22"/>
                <w:szCs w:val="22"/>
                <w:lang w:val="en-CA"/>
              </w:rPr>
            </w:pPr>
            <w:r>
              <w:rPr>
                <w:sz w:val="22"/>
                <w:szCs w:val="22"/>
                <w:lang w:val="en-CA"/>
              </w:rPr>
              <w:t>max 1</w:t>
            </w:r>
            <w:r w:rsidR="00D019CD">
              <w:rPr>
                <w:sz w:val="22"/>
                <w:szCs w:val="22"/>
                <w:lang w:val="en-CA"/>
              </w:rPr>
              <w:t xml:space="preserve"> </w:t>
            </w:r>
            <w:r w:rsidR="00944AED">
              <w:rPr>
                <w:sz w:val="22"/>
                <w:szCs w:val="22"/>
                <w:lang w:val="en-CA"/>
              </w:rPr>
              <w:t>xsd:s</w:t>
            </w:r>
            <w:r w:rsidR="00944AED" w:rsidRPr="001B5578">
              <w:rPr>
                <w:sz w:val="22"/>
                <w:szCs w:val="22"/>
                <w:lang w:val="en-CA"/>
              </w:rPr>
              <w:t>tring</w:t>
            </w:r>
          </w:p>
        </w:tc>
      </w:tr>
      <w:tr w:rsidR="00944AED" w:rsidRPr="001B5578" w14:paraId="36407655"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F231B" w14:textId="069772F0" w:rsidR="00944AED" w:rsidRPr="001B5578"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293A8" w14:textId="77777777" w:rsidR="00944AED" w:rsidRPr="001B5578" w:rsidRDefault="00944AED" w:rsidP="00944AED">
            <w:pPr>
              <w:jc w:val="center"/>
              <w:rPr>
                <w:rFonts w:eastAsia="Calibri" w:cs="Calibri"/>
                <w:color w:val="000000" w:themeColor="text1"/>
                <w:sz w:val="22"/>
                <w:szCs w:val="22"/>
              </w:rPr>
            </w:pPr>
            <w:r w:rsidRPr="001B5578">
              <w:rPr>
                <w:sz w:val="22"/>
                <w:szCs w:val="22"/>
                <w:lang w:val="en-CA"/>
              </w:rPr>
              <w:t>cdt:nationUUID</w:t>
            </w:r>
          </w:p>
        </w:tc>
        <w:tc>
          <w:tcPr>
            <w:tcW w:w="4394" w:type="dxa"/>
            <w:tcBorders>
              <w:top w:val="single" w:sz="8" w:space="0" w:color="000000"/>
              <w:left w:val="single" w:sz="8" w:space="0" w:color="000000"/>
              <w:bottom w:val="single" w:sz="8" w:space="0" w:color="000000"/>
              <w:right w:val="single" w:sz="8" w:space="0" w:color="000000"/>
            </w:tcBorders>
          </w:tcPr>
          <w:p w14:paraId="13476D80" w14:textId="4ECD3712" w:rsidR="00944AED" w:rsidRPr="001B5578" w:rsidRDefault="00D019CD" w:rsidP="00944AED">
            <w:pPr>
              <w:jc w:val="center"/>
              <w:rPr>
                <w:sz w:val="22"/>
                <w:szCs w:val="22"/>
                <w:lang w:val="en-CA"/>
              </w:rPr>
            </w:pPr>
            <w:r>
              <w:rPr>
                <w:sz w:val="22"/>
                <w:szCs w:val="22"/>
                <w:lang w:val="en-CA"/>
              </w:rPr>
              <w:t xml:space="preserve">exactly 1 </w:t>
            </w:r>
            <w:r w:rsidR="00944AED">
              <w:rPr>
                <w:sz w:val="22"/>
                <w:szCs w:val="22"/>
                <w:lang w:val="en-CA"/>
              </w:rPr>
              <w:t>xsd:s</w:t>
            </w:r>
            <w:r w:rsidR="00944AED" w:rsidRPr="001B5578">
              <w:rPr>
                <w:sz w:val="22"/>
                <w:szCs w:val="22"/>
                <w:lang w:val="en-CA"/>
              </w:rPr>
              <w:t>tring</w:t>
            </w:r>
          </w:p>
        </w:tc>
      </w:tr>
      <w:tr w:rsidR="00944AED" w:rsidRPr="001B5578" w14:paraId="057274DE"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6282" w14:textId="61171B94" w:rsidR="00944AED" w:rsidRPr="001B5578" w:rsidRDefault="00944AED" w:rsidP="00944AED">
            <w:pPr>
              <w:jc w:val="center"/>
              <w:rPr>
                <w:sz w:val="22"/>
                <w:szCs w:val="22"/>
                <w:lang w:val="en-CA"/>
              </w:rPr>
            </w:pPr>
            <w:r>
              <w:rPr>
                <w:sz w:val="22"/>
                <w:szCs w:val="22"/>
                <w:lang w:val="en-CA"/>
              </w:rPr>
              <w:lastRenderedPageBreak/>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807F0" w14:textId="77777777" w:rsidR="00944AED" w:rsidRPr="001B5578" w:rsidRDefault="00944AED" w:rsidP="00944AED">
            <w:pPr>
              <w:jc w:val="center"/>
              <w:rPr>
                <w:rFonts w:eastAsia="Calibri" w:cs="Calibri"/>
                <w:color w:val="000000" w:themeColor="text1"/>
                <w:sz w:val="22"/>
                <w:szCs w:val="22"/>
                <w:lang w:val="en-CA"/>
              </w:rPr>
            </w:pPr>
            <w:r w:rsidRPr="001B5578">
              <w:rPr>
                <w:rFonts w:eastAsia="Calibri" w:cs="Calibri"/>
                <w:color w:val="000000" w:themeColor="text1"/>
                <w:sz w:val="22"/>
                <w:szCs w:val="22"/>
              </w:rPr>
              <w:t>cdt:</w:t>
            </w:r>
            <w:r w:rsidRPr="001B5578">
              <w:rPr>
                <w:rFonts w:eastAsia="Calibri" w:cs="Calibri"/>
                <w:color w:val="000000" w:themeColor="text1"/>
                <w:sz w:val="22"/>
                <w:szCs w:val="22"/>
                <w:lang w:val="en-CA"/>
              </w:rPr>
              <w:t>effectiveDate</w:t>
            </w:r>
          </w:p>
          <w:p w14:paraId="0D1585EA" w14:textId="77777777" w:rsidR="00944AED" w:rsidRPr="001B5578" w:rsidRDefault="00944AED" w:rsidP="00944AED">
            <w:pPr>
              <w:jc w:val="center"/>
              <w:rPr>
                <w:rFonts w:eastAsia="Calibri" w:cs="Calibri"/>
                <w:color w:val="000000" w:themeColor="text1"/>
                <w:sz w:val="22"/>
                <w:szCs w:val="22"/>
              </w:rPr>
            </w:pPr>
          </w:p>
        </w:tc>
        <w:tc>
          <w:tcPr>
            <w:tcW w:w="4394" w:type="dxa"/>
            <w:tcBorders>
              <w:top w:val="single" w:sz="8" w:space="0" w:color="000000"/>
              <w:left w:val="single" w:sz="8" w:space="0" w:color="000000"/>
              <w:bottom w:val="single" w:sz="8" w:space="0" w:color="000000"/>
              <w:right w:val="single" w:sz="8" w:space="0" w:color="000000"/>
            </w:tcBorders>
          </w:tcPr>
          <w:p w14:paraId="0DBF2213" w14:textId="02405DE4" w:rsidR="00944AED" w:rsidRDefault="00B729B2" w:rsidP="00944AED">
            <w:pPr>
              <w:jc w:val="center"/>
              <w:rPr>
                <w:sz w:val="22"/>
                <w:szCs w:val="22"/>
                <w:lang w:val="en-CA"/>
              </w:rPr>
            </w:pPr>
            <w:r>
              <w:rPr>
                <w:sz w:val="22"/>
                <w:szCs w:val="22"/>
                <w:lang w:val="en-CA"/>
              </w:rPr>
              <w:t>max</w:t>
            </w:r>
            <w:r w:rsidR="00CA489C">
              <w:rPr>
                <w:sz w:val="22"/>
                <w:szCs w:val="22"/>
                <w:lang w:val="en-CA"/>
              </w:rPr>
              <w:t xml:space="preserve"> 1 </w:t>
            </w:r>
            <w:r w:rsidR="00944AED">
              <w:rPr>
                <w:sz w:val="22"/>
                <w:szCs w:val="22"/>
                <w:lang w:val="en-CA"/>
              </w:rPr>
              <w:t>xsd:</w:t>
            </w:r>
            <w:r w:rsidR="00944AED" w:rsidRPr="001B5578">
              <w:rPr>
                <w:sz w:val="22"/>
                <w:szCs w:val="22"/>
                <w:lang w:val="en-CA"/>
              </w:rPr>
              <w:t>Date</w:t>
            </w:r>
          </w:p>
          <w:p w14:paraId="788AF1FD" w14:textId="77777777" w:rsidR="00944AED" w:rsidRPr="001B5578" w:rsidRDefault="00944AED" w:rsidP="00944AED">
            <w:pPr>
              <w:jc w:val="center"/>
              <w:rPr>
                <w:rFonts w:eastAsia="Calibri" w:cs="Calibri"/>
                <w:color w:val="000000" w:themeColor="text1"/>
                <w:sz w:val="22"/>
                <w:szCs w:val="22"/>
              </w:rPr>
            </w:pPr>
          </w:p>
        </w:tc>
      </w:tr>
      <w:tr w:rsidR="00380D82" w:rsidRPr="001B5578" w14:paraId="387C561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09C4F" w14:textId="38231709" w:rsidR="00380D82" w:rsidRDefault="00380D82" w:rsidP="00380D82">
            <w:pPr>
              <w:jc w:val="center"/>
              <w:rPr>
                <w:sz w:val="22"/>
                <w:szCs w:val="22"/>
                <w:lang w:val="en-CA"/>
              </w:rPr>
            </w:pPr>
            <w:r>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94A1B" w14:textId="353776BB" w:rsidR="00380D82" w:rsidRPr="001B5578" w:rsidRDefault="00380D82" w:rsidP="00380D82">
            <w:pPr>
              <w:jc w:val="center"/>
              <w:rPr>
                <w:rFonts w:eastAsia="Calibri" w:cs="Calibri"/>
                <w:color w:val="000000" w:themeColor="text1"/>
                <w:sz w:val="22"/>
                <w:szCs w:val="22"/>
              </w:rPr>
            </w:pPr>
            <w:r>
              <w:rPr>
                <w:rFonts w:eastAsia="Calibri" w:cs="Calibri"/>
                <w:color w:val="000000" w:themeColor="text1"/>
                <w:sz w:val="22"/>
                <w:szCs w:val="22"/>
              </w:rPr>
              <w:t>rdfs:subClassOf</w:t>
            </w:r>
          </w:p>
        </w:tc>
        <w:tc>
          <w:tcPr>
            <w:tcW w:w="4394" w:type="dxa"/>
            <w:tcBorders>
              <w:top w:val="single" w:sz="8" w:space="0" w:color="000000"/>
              <w:left w:val="single" w:sz="8" w:space="0" w:color="000000"/>
              <w:bottom w:val="single" w:sz="8" w:space="0" w:color="000000"/>
              <w:right w:val="single" w:sz="8" w:space="0" w:color="000000"/>
            </w:tcBorders>
          </w:tcPr>
          <w:p w14:paraId="33DCCB9F" w14:textId="2BD2C232" w:rsidR="00380D82" w:rsidRDefault="00380D82" w:rsidP="00380D82">
            <w:pPr>
              <w:jc w:val="center"/>
              <w:rPr>
                <w:sz w:val="22"/>
                <w:szCs w:val="22"/>
                <w:lang w:val="en-CA"/>
              </w:rPr>
            </w:pPr>
            <w:r>
              <w:rPr>
                <w:sz w:val="22"/>
                <w:szCs w:val="22"/>
                <w:lang w:val="en-CA"/>
              </w:rPr>
              <w:t>transinfras:RoadLink</w:t>
            </w:r>
          </w:p>
        </w:tc>
      </w:tr>
      <w:tr w:rsidR="00380D82" w:rsidRPr="001B5578" w14:paraId="6066B31C"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D8A1D" w14:textId="5EF22418" w:rsidR="00380D82" w:rsidRDefault="00380D82" w:rsidP="00380D82">
            <w:pPr>
              <w:jc w:val="center"/>
              <w:rPr>
                <w:sz w:val="22"/>
                <w:szCs w:val="22"/>
                <w:lang w:val="en-CA"/>
              </w:rPr>
            </w:pPr>
            <w:r w:rsidRPr="00630305">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878CB" w14:textId="0A5F8E47" w:rsidR="00380D82" w:rsidRDefault="00380D82" w:rsidP="00380D82">
            <w:pPr>
              <w:jc w:val="center"/>
              <w:rPr>
                <w:rFonts w:eastAsia="Calibri" w:cs="Calibri"/>
                <w:color w:val="000000" w:themeColor="text1"/>
                <w:sz w:val="22"/>
                <w:szCs w:val="22"/>
              </w:rPr>
            </w:pPr>
            <w:r w:rsidRPr="001B5578">
              <w:rPr>
                <w:sz w:val="22"/>
                <w:szCs w:val="22"/>
                <w:lang w:val="en-CA"/>
              </w:rPr>
              <w:t>cdt:exitNumber</w:t>
            </w:r>
          </w:p>
        </w:tc>
        <w:tc>
          <w:tcPr>
            <w:tcW w:w="4394" w:type="dxa"/>
            <w:tcBorders>
              <w:top w:val="single" w:sz="8" w:space="0" w:color="000000"/>
              <w:left w:val="single" w:sz="8" w:space="0" w:color="000000"/>
              <w:bottom w:val="single" w:sz="8" w:space="0" w:color="000000"/>
              <w:right w:val="single" w:sz="8" w:space="0" w:color="000000"/>
            </w:tcBorders>
          </w:tcPr>
          <w:p w14:paraId="6B3EB9B1" w14:textId="0979E65E" w:rsidR="00380D82" w:rsidRDefault="00667703" w:rsidP="00380D82">
            <w:pPr>
              <w:jc w:val="center"/>
              <w:rPr>
                <w:sz w:val="22"/>
                <w:szCs w:val="22"/>
                <w:lang w:val="en-CA"/>
              </w:rPr>
            </w:pPr>
            <w:r>
              <w:rPr>
                <w:sz w:val="22"/>
                <w:szCs w:val="22"/>
                <w:lang w:val="en-CA"/>
              </w:rPr>
              <w:t>max 1</w:t>
            </w:r>
            <w:r w:rsidR="00380D82">
              <w:rPr>
                <w:sz w:val="22"/>
                <w:szCs w:val="22"/>
                <w:lang w:val="en-CA"/>
              </w:rPr>
              <w:t xml:space="preserve">  xsd:s</w:t>
            </w:r>
            <w:r w:rsidR="00380D82" w:rsidRPr="001B5578">
              <w:rPr>
                <w:sz w:val="22"/>
                <w:szCs w:val="22"/>
                <w:lang w:val="en-CA"/>
              </w:rPr>
              <w:t>tring</w:t>
            </w:r>
          </w:p>
        </w:tc>
      </w:tr>
      <w:tr w:rsidR="00380D82" w:rsidRPr="001B5578" w14:paraId="73BE8188"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376C2" w14:textId="6E7C3577" w:rsidR="00380D82" w:rsidRPr="00630305" w:rsidRDefault="00380D82" w:rsidP="00380D82">
            <w:pPr>
              <w:jc w:val="center"/>
              <w:rPr>
                <w:sz w:val="22"/>
                <w:szCs w:val="22"/>
                <w:lang w:val="en-CA"/>
              </w:rPr>
            </w:pPr>
            <w:r w:rsidRPr="00630305">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FAC1F" w14:textId="2E1C0833" w:rsidR="00380D82" w:rsidRPr="001B5578" w:rsidRDefault="00380D82" w:rsidP="00380D82">
            <w:pPr>
              <w:jc w:val="center"/>
              <w:rPr>
                <w:sz w:val="22"/>
                <w:szCs w:val="22"/>
                <w:lang w:val="en-CA"/>
              </w:rPr>
            </w:pPr>
            <w:r w:rsidRPr="001B5578">
              <w:rPr>
                <w:sz w:val="22"/>
                <w:szCs w:val="22"/>
                <w:lang w:val="en-CA"/>
              </w:rPr>
              <w:t>cdt:nationUUID</w:t>
            </w:r>
          </w:p>
        </w:tc>
        <w:tc>
          <w:tcPr>
            <w:tcW w:w="4394" w:type="dxa"/>
            <w:tcBorders>
              <w:top w:val="single" w:sz="8" w:space="0" w:color="000000"/>
              <w:left w:val="single" w:sz="8" w:space="0" w:color="000000"/>
              <w:bottom w:val="single" w:sz="8" w:space="0" w:color="000000"/>
              <w:right w:val="single" w:sz="8" w:space="0" w:color="000000"/>
            </w:tcBorders>
          </w:tcPr>
          <w:p w14:paraId="101AEB38" w14:textId="4EC72A3A" w:rsidR="00380D82" w:rsidRDefault="00420C58" w:rsidP="00380D82">
            <w:pPr>
              <w:jc w:val="center"/>
              <w:rPr>
                <w:sz w:val="22"/>
                <w:szCs w:val="22"/>
                <w:lang w:val="en-CA"/>
              </w:rPr>
            </w:pPr>
            <w:r>
              <w:rPr>
                <w:sz w:val="22"/>
                <w:szCs w:val="22"/>
                <w:lang w:val="en-CA"/>
              </w:rPr>
              <w:t>exactly</w:t>
            </w:r>
            <w:r w:rsidR="00380D82">
              <w:rPr>
                <w:sz w:val="22"/>
                <w:szCs w:val="22"/>
                <w:lang w:val="en-CA"/>
              </w:rPr>
              <w:t xml:space="preserve"> 1 xsd:s</w:t>
            </w:r>
            <w:r w:rsidR="00380D82" w:rsidRPr="001B5578">
              <w:rPr>
                <w:sz w:val="22"/>
                <w:szCs w:val="22"/>
                <w:lang w:val="en-CA"/>
              </w:rPr>
              <w:t>tring</w:t>
            </w:r>
          </w:p>
        </w:tc>
      </w:tr>
      <w:tr w:rsidR="00380D82" w:rsidRPr="001B5578" w14:paraId="1456A79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36CE9" w14:textId="5B675458" w:rsidR="00380D82" w:rsidRPr="00630305" w:rsidRDefault="00380D82" w:rsidP="00380D82">
            <w:pPr>
              <w:jc w:val="center"/>
              <w:rPr>
                <w:sz w:val="22"/>
                <w:szCs w:val="22"/>
                <w:lang w:val="en-CA"/>
              </w:rPr>
            </w:pPr>
            <w:r w:rsidRPr="00630305">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B98AD" w14:textId="77777777" w:rsidR="00380D82" w:rsidRPr="000073BC" w:rsidRDefault="00380D82" w:rsidP="00380D82">
            <w:pPr>
              <w:jc w:val="center"/>
              <w:rPr>
                <w:sz w:val="22"/>
                <w:szCs w:val="22"/>
                <w:lang w:val="en-CA"/>
              </w:rPr>
            </w:pPr>
            <w:r w:rsidRPr="000073BC">
              <w:rPr>
                <w:sz w:val="22"/>
                <w:szCs w:val="22"/>
                <w:lang w:val="en-CA"/>
              </w:rPr>
              <w:t>cdt:effectiveDate</w:t>
            </w:r>
          </w:p>
          <w:p w14:paraId="09760EA6"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111CAE48" w14:textId="052B3A9F" w:rsidR="00380D82" w:rsidRDefault="00B729B2" w:rsidP="00380D82">
            <w:pPr>
              <w:jc w:val="center"/>
              <w:rPr>
                <w:sz w:val="22"/>
                <w:szCs w:val="22"/>
                <w:lang w:val="en-CA"/>
              </w:rPr>
            </w:pPr>
            <w:r>
              <w:rPr>
                <w:sz w:val="22"/>
                <w:szCs w:val="22"/>
                <w:lang w:val="en-CA"/>
              </w:rPr>
              <w:t>max</w:t>
            </w:r>
            <w:r w:rsidR="0029572C">
              <w:rPr>
                <w:sz w:val="22"/>
                <w:szCs w:val="22"/>
                <w:lang w:val="en-CA"/>
              </w:rPr>
              <w:t xml:space="preserve"> 1  </w:t>
            </w:r>
            <w:r w:rsidR="00380D82">
              <w:rPr>
                <w:sz w:val="22"/>
                <w:szCs w:val="22"/>
                <w:lang w:val="en-CA"/>
              </w:rPr>
              <w:t>xsd:</w:t>
            </w:r>
            <w:r w:rsidR="00380D82" w:rsidRPr="001B5578">
              <w:rPr>
                <w:sz w:val="22"/>
                <w:szCs w:val="22"/>
                <w:lang w:val="en-CA"/>
              </w:rPr>
              <w:t>Date</w:t>
            </w:r>
          </w:p>
        </w:tc>
      </w:tr>
      <w:tr w:rsidR="00380D82" w:rsidRPr="001B5578" w14:paraId="4F9AC44B"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94BAE" w14:textId="77777777" w:rsidR="00380D82" w:rsidRDefault="00380D82" w:rsidP="00380D82">
            <w:pPr>
              <w:jc w:val="center"/>
              <w:rPr>
                <w:sz w:val="22"/>
                <w:szCs w:val="22"/>
                <w:lang w:val="en-CA"/>
              </w:rPr>
            </w:pPr>
            <w:r>
              <w:rPr>
                <w:sz w:val="22"/>
                <w:szCs w:val="22"/>
                <w:lang w:val="en-CA"/>
              </w:rPr>
              <w:t>cdt:RoadLink</w:t>
            </w:r>
          </w:p>
          <w:p w14:paraId="54A02713" w14:textId="77777777" w:rsidR="00380D82" w:rsidRPr="00630305" w:rsidRDefault="00380D82" w:rsidP="00380D82">
            <w:pPr>
              <w:jc w:val="center"/>
              <w:rPr>
                <w:sz w:val="22"/>
                <w:szCs w:val="22"/>
                <w:lang w:val="en-CA"/>
              </w:rPr>
            </w:pP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7E7DC" w14:textId="05895BA2" w:rsidR="00380D82" w:rsidRPr="000073BC" w:rsidRDefault="00380D82" w:rsidP="00380D82">
            <w:pPr>
              <w:jc w:val="center"/>
              <w:rPr>
                <w:sz w:val="22"/>
                <w:szCs w:val="22"/>
                <w:lang w:val="en-CA"/>
              </w:rPr>
            </w:pPr>
            <w:r w:rsidRPr="000073BC">
              <w:rPr>
                <w:sz w:val="22"/>
                <w:szCs w:val="22"/>
                <w:lang w:val="en-CA"/>
              </w:rPr>
              <w:t>cdt:roadAbsoluteAccuracy</w:t>
            </w:r>
          </w:p>
        </w:tc>
        <w:tc>
          <w:tcPr>
            <w:tcW w:w="4394" w:type="dxa"/>
            <w:tcBorders>
              <w:top w:val="single" w:sz="8" w:space="0" w:color="000000"/>
              <w:left w:val="single" w:sz="8" w:space="0" w:color="000000"/>
              <w:bottom w:val="single" w:sz="8" w:space="0" w:color="000000"/>
              <w:right w:val="single" w:sz="8" w:space="0" w:color="000000"/>
            </w:tcBorders>
          </w:tcPr>
          <w:p w14:paraId="0D56A23D" w14:textId="47F7DC85" w:rsidR="00380D82" w:rsidRDefault="0029572C" w:rsidP="00380D82">
            <w:pPr>
              <w:jc w:val="center"/>
              <w:rPr>
                <w:sz w:val="22"/>
                <w:szCs w:val="22"/>
                <w:lang w:val="en-CA"/>
              </w:rPr>
            </w:pPr>
            <w:r>
              <w:rPr>
                <w:sz w:val="22"/>
                <w:szCs w:val="22"/>
                <w:lang w:val="en-CA"/>
              </w:rPr>
              <w:t xml:space="preserve">exactly 1 </w:t>
            </w:r>
            <w:r w:rsidR="00380D82" w:rsidRPr="000073BC">
              <w:rPr>
                <w:sz w:val="22"/>
                <w:szCs w:val="22"/>
                <w:lang w:val="en-CA"/>
              </w:rPr>
              <w:t>cityunits:Length</w:t>
            </w:r>
          </w:p>
        </w:tc>
      </w:tr>
      <w:tr w:rsidR="00380D82" w:rsidRPr="001B5578" w14:paraId="07FDEF40"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01A94" w14:textId="77777777" w:rsidR="00380D82" w:rsidRDefault="00380D82" w:rsidP="00380D82">
            <w:pPr>
              <w:jc w:val="center"/>
              <w:rPr>
                <w:sz w:val="22"/>
                <w:szCs w:val="22"/>
                <w:lang w:val="en-CA"/>
              </w:rPr>
            </w:pPr>
            <w:r>
              <w:rPr>
                <w:sz w:val="22"/>
                <w:szCs w:val="22"/>
                <w:lang w:val="en-CA"/>
              </w:rPr>
              <w:t>cdt:RoadLink</w:t>
            </w:r>
          </w:p>
          <w:p w14:paraId="1C2C2985" w14:textId="77777777" w:rsidR="00380D82" w:rsidRDefault="00380D82" w:rsidP="00380D82">
            <w:pPr>
              <w:jc w:val="center"/>
              <w:rPr>
                <w:sz w:val="22"/>
                <w:szCs w:val="22"/>
                <w:lang w:val="en-CA"/>
              </w:rPr>
            </w:pP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18BA0" w14:textId="51987FAC" w:rsidR="00380D82" w:rsidRPr="000073BC" w:rsidRDefault="00380D82" w:rsidP="00380D82">
            <w:pPr>
              <w:jc w:val="center"/>
              <w:rPr>
                <w:sz w:val="22"/>
                <w:szCs w:val="22"/>
                <w:lang w:val="en-CA"/>
              </w:rPr>
            </w:pPr>
            <w:r w:rsidRPr="000073BC">
              <w:rPr>
                <w:sz w:val="22"/>
                <w:szCs w:val="22"/>
                <w:lang w:val="en-CA"/>
              </w:rPr>
              <w:t>cdt:length</w:t>
            </w:r>
          </w:p>
        </w:tc>
        <w:tc>
          <w:tcPr>
            <w:tcW w:w="4394" w:type="dxa"/>
            <w:tcBorders>
              <w:top w:val="single" w:sz="8" w:space="0" w:color="000000"/>
              <w:left w:val="single" w:sz="8" w:space="0" w:color="000000"/>
              <w:bottom w:val="single" w:sz="8" w:space="0" w:color="000000"/>
              <w:right w:val="single" w:sz="8" w:space="0" w:color="000000"/>
            </w:tcBorders>
          </w:tcPr>
          <w:p w14:paraId="1E965314" w14:textId="711ED8FE" w:rsidR="00380D82" w:rsidRPr="000073BC" w:rsidRDefault="001F38B5" w:rsidP="00380D82">
            <w:pPr>
              <w:jc w:val="center"/>
              <w:rPr>
                <w:sz w:val="22"/>
                <w:szCs w:val="22"/>
                <w:lang w:val="en-CA"/>
              </w:rPr>
            </w:pPr>
            <w:r>
              <w:rPr>
                <w:sz w:val="22"/>
                <w:szCs w:val="22"/>
                <w:lang w:val="en-CA"/>
              </w:rPr>
              <w:t xml:space="preserve">exactly 1 </w:t>
            </w:r>
            <w:r w:rsidR="00380D82" w:rsidRPr="000073BC">
              <w:rPr>
                <w:sz w:val="22"/>
                <w:szCs w:val="22"/>
                <w:lang w:val="en-CA"/>
              </w:rPr>
              <w:t>cityunits:Length</w:t>
            </w:r>
          </w:p>
        </w:tc>
      </w:tr>
      <w:tr w:rsidR="00380D82" w:rsidRPr="001B5578" w14:paraId="26D1BC88"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788EC" w14:textId="573A6FDE" w:rsidR="00380D82"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CA4E5" w14:textId="77E275E8" w:rsidR="00380D82" w:rsidRPr="000073BC" w:rsidRDefault="00380D82" w:rsidP="00380D82">
            <w:pPr>
              <w:jc w:val="center"/>
              <w:rPr>
                <w:sz w:val="22"/>
                <w:szCs w:val="22"/>
                <w:lang w:val="en-CA"/>
              </w:rPr>
            </w:pPr>
            <w:r w:rsidRPr="001B5578">
              <w:rPr>
                <w:sz w:val="22"/>
                <w:szCs w:val="22"/>
                <w:lang w:val="en-CA"/>
              </w:rPr>
              <w:t>cdt:tollRoadIND</w:t>
            </w:r>
          </w:p>
        </w:tc>
        <w:tc>
          <w:tcPr>
            <w:tcW w:w="4394" w:type="dxa"/>
            <w:tcBorders>
              <w:top w:val="single" w:sz="8" w:space="0" w:color="000000"/>
              <w:left w:val="single" w:sz="8" w:space="0" w:color="000000"/>
              <w:bottom w:val="single" w:sz="8" w:space="0" w:color="000000"/>
              <w:right w:val="single" w:sz="8" w:space="0" w:color="000000"/>
            </w:tcBorders>
          </w:tcPr>
          <w:p w14:paraId="796EB2E4" w14:textId="621D4284" w:rsidR="00380D82" w:rsidRPr="000073BC" w:rsidRDefault="0087662C" w:rsidP="00380D82">
            <w:pPr>
              <w:jc w:val="center"/>
              <w:rPr>
                <w:sz w:val="22"/>
                <w:szCs w:val="22"/>
                <w:lang w:val="en-CA"/>
              </w:rPr>
            </w:pPr>
            <w:r>
              <w:rPr>
                <w:sz w:val="22"/>
                <w:szCs w:val="22"/>
                <w:lang w:val="en-CA"/>
              </w:rPr>
              <w:t xml:space="preserve">exactly 1 </w:t>
            </w:r>
            <w:r w:rsidR="00380D82">
              <w:rPr>
                <w:sz w:val="22"/>
                <w:szCs w:val="22"/>
                <w:lang w:val="en-CA"/>
              </w:rPr>
              <w:t>xsd:boolean</w:t>
            </w:r>
          </w:p>
        </w:tc>
      </w:tr>
      <w:tr w:rsidR="00380D82" w:rsidRPr="001B5578" w14:paraId="13285244"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A8D69" w14:textId="0CE8C3B0"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7E744" w14:textId="77777777" w:rsidR="00380D82" w:rsidRPr="001B5578" w:rsidRDefault="00380D82" w:rsidP="00380D82">
            <w:pPr>
              <w:jc w:val="center"/>
              <w:rPr>
                <w:sz w:val="22"/>
                <w:szCs w:val="22"/>
                <w:lang w:val="en-CA"/>
              </w:rPr>
            </w:pPr>
            <w:r w:rsidRPr="001B5578">
              <w:rPr>
                <w:sz w:val="22"/>
                <w:szCs w:val="22"/>
                <w:lang w:val="en-CA"/>
              </w:rPr>
              <w:t>cdt:</w:t>
            </w:r>
            <w:r>
              <w:rPr>
                <w:sz w:val="22"/>
                <w:szCs w:val="22"/>
                <w:lang w:val="en-CA"/>
              </w:rPr>
              <w:t>hasAquisition</w:t>
            </w:r>
            <w:r w:rsidRPr="001B5578">
              <w:rPr>
                <w:sz w:val="22"/>
                <w:szCs w:val="22"/>
                <w:lang w:val="en-CA"/>
              </w:rPr>
              <w:t>Technique</w:t>
            </w:r>
          </w:p>
          <w:p w14:paraId="537FCDEF"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690C2D07" w14:textId="69D3858A" w:rsidR="00380D82" w:rsidRDefault="0087662C" w:rsidP="00380D82">
            <w:pPr>
              <w:jc w:val="center"/>
              <w:rPr>
                <w:sz w:val="22"/>
                <w:szCs w:val="22"/>
                <w:lang w:val="en-CA"/>
              </w:rPr>
            </w:pPr>
            <w:r>
              <w:rPr>
                <w:sz w:val="22"/>
                <w:szCs w:val="22"/>
                <w:lang w:val="en-CA"/>
              </w:rPr>
              <w:t xml:space="preserve">exactly 1 </w:t>
            </w:r>
            <w:r w:rsidR="00380D82">
              <w:rPr>
                <w:sz w:val="22"/>
                <w:szCs w:val="22"/>
                <w:lang w:val="en-CA"/>
              </w:rPr>
              <w:t>cdt:Aquisition</w:t>
            </w:r>
            <w:r w:rsidR="00380D82" w:rsidRPr="001B5578">
              <w:rPr>
                <w:sz w:val="22"/>
                <w:szCs w:val="22"/>
                <w:lang w:val="en-CA"/>
              </w:rPr>
              <w:t>Technique</w:t>
            </w:r>
          </w:p>
        </w:tc>
      </w:tr>
      <w:tr w:rsidR="00380D82" w:rsidRPr="001B5578" w14:paraId="330AED95"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AD712" w14:textId="45492E77"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9861C" w14:textId="2388740F" w:rsidR="00380D82" w:rsidRPr="001B5578" w:rsidRDefault="00380D82" w:rsidP="00380D82">
            <w:pPr>
              <w:jc w:val="center"/>
              <w:rPr>
                <w:sz w:val="22"/>
                <w:szCs w:val="22"/>
                <w:lang w:val="en-CA"/>
              </w:rPr>
            </w:pPr>
            <w:r>
              <w:rPr>
                <w:sz w:val="22"/>
                <w:szCs w:val="22"/>
                <w:lang w:val="en-CA"/>
              </w:rPr>
              <w:t>cdt</w:t>
            </w:r>
            <w:r w:rsidRPr="001B5578">
              <w:rPr>
                <w:sz w:val="22"/>
                <w:szCs w:val="22"/>
                <w:lang w:val="en-CA"/>
              </w:rPr>
              <w:t>:creation</w:t>
            </w:r>
            <w:r>
              <w:rPr>
                <w:sz w:val="22"/>
                <w:szCs w:val="22"/>
                <w:lang w:val="en-CA"/>
              </w:rPr>
              <w:t>Date</w:t>
            </w:r>
          </w:p>
        </w:tc>
        <w:tc>
          <w:tcPr>
            <w:tcW w:w="4394" w:type="dxa"/>
            <w:tcBorders>
              <w:top w:val="single" w:sz="8" w:space="0" w:color="000000"/>
              <w:left w:val="single" w:sz="8" w:space="0" w:color="000000"/>
              <w:bottom w:val="single" w:sz="8" w:space="0" w:color="000000"/>
              <w:right w:val="single" w:sz="8" w:space="0" w:color="000000"/>
            </w:tcBorders>
          </w:tcPr>
          <w:p w14:paraId="4F7ABF55" w14:textId="38E0F5AD" w:rsidR="00380D82" w:rsidRDefault="001D7454" w:rsidP="00380D82">
            <w:pPr>
              <w:jc w:val="center"/>
              <w:rPr>
                <w:sz w:val="22"/>
                <w:szCs w:val="22"/>
                <w:lang w:val="en-CA"/>
              </w:rPr>
            </w:pPr>
            <w:r>
              <w:rPr>
                <w:sz w:val="22"/>
                <w:szCs w:val="22"/>
                <w:lang w:val="en-CA"/>
              </w:rPr>
              <w:t>max</w:t>
            </w:r>
            <w:r w:rsidR="0087662C">
              <w:rPr>
                <w:sz w:val="22"/>
                <w:szCs w:val="22"/>
                <w:lang w:val="en-CA"/>
              </w:rPr>
              <w:t xml:space="preserve"> 1 </w:t>
            </w:r>
            <w:r w:rsidR="00380D82">
              <w:rPr>
                <w:sz w:val="22"/>
                <w:szCs w:val="22"/>
                <w:lang w:val="en-CA"/>
              </w:rPr>
              <w:t>xsd:date</w:t>
            </w:r>
          </w:p>
        </w:tc>
      </w:tr>
      <w:tr w:rsidR="00380D82" w:rsidRPr="001B5578" w14:paraId="35EF0C50"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03F5" w14:textId="2EB81D8C"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3A5E4" w14:textId="68525E72" w:rsidR="00380D82" w:rsidRDefault="00380D82" w:rsidP="00380D82">
            <w:pPr>
              <w:jc w:val="center"/>
              <w:rPr>
                <w:sz w:val="22"/>
                <w:szCs w:val="22"/>
                <w:lang w:val="en-CA"/>
              </w:rPr>
            </w:pPr>
            <w:r>
              <w:rPr>
                <w:sz w:val="22"/>
                <w:szCs w:val="22"/>
                <w:lang w:val="en-CA"/>
              </w:rPr>
              <w:t>cdt:</w:t>
            </w:r>
            <w:r w:rsidRPr="00B64FCD">
              <w:rPr>
                <w:sz w:val="22"/>
                <w:szCs w:val="22"/>
                <w:lang w:val="en-CA"/>
              </w:rPr>
              <w:t>revisionDate</w:t>
            </w:r>
          </w:p>
        </w:tc>
        <w:tc>
          <w:tcPr>
            <w:tcW w:w="4394" w:type="dxa"/>
            <w:tcBorders>
              <w:top w:val="single" w:sz="8" w:space="0" w:color="000000"/>
              <w:left w:val="single" w:sz="8" w:space="0" w:color="000000"/>
              <w:bottom w:val="single" w:sz="8" w:space="0" w:color="000000"/>
              <w:right w:val="single" w:sz="8" w:space="0" w:color="000000"/>
            </w:tcBorders>
          </w:tcPr>
          <w:p w14:paraId="6A901E80" w14:textId="31216312" w:rsidR="00380D82" w:rsidRDefault="001D7454" w:rsidP="00380D82">
            <w:pPr>
              <w:jc w:val="center"/>
              <w:rPr>
                <w:sz w:val="22"/>
                <w:szCs w:val="22"/>
                <w:lang w:val="en-CA"/>
              </w:rPr>
            </w:pPr>
            <w:r>
              <w:rPr>
                <w:sz w:val="22"/>
                <w:szCs w:val="22"/>
                <w:lang w:val="en-CA"/>
              </w:rPr>
              <w:t>max</w:t>
            </w:r>
            <w:r w:rsidR="0087662C">
              <w:rPr>
                <w:sz w:val="22"/>
                <w:szCs w:val="22"/>
                <w:lang w:val="en-CA"/>
              </w:rPr>
              <w:t xml:space="preserve"> 1 </w:t>
            </w:r>
            <w:r w:rsidR="00380D82" w:rsidRPr="006273DA">
              <w:rPr>
                <w:sz w:val="22"/>
                <w:szCs w:val="22"/>
                <w:lang w:val="en-CA"/>
              </w:rPr>
              <w:t>xsd:date</w:t>
            </w:r>
          </w:p>
        </w:tc>
      </w:tr>
      <w:tr w:rsidR="00380D82" w:rsidRPr="001B5578" w14:paraId="400F042E"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4C4DB" w14:textId="1B203134"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C5F39" w14:textId="77777777" w:rsidR="00380D82" w:rsidRPr="001B5578" w:rsidRDefault="00380D82" w:rsidP="00380D82">
            <w:pPr>
              <w:jc w:val="center"/>
              <w:rPr>
                <w:sz w:val="22"/>
                <w:szCs w:val="22"/>
                <w:lang w:val="en-CA"/>
              </w:rPr>
            </w:pPr>
            <w:r w:rsidRPr="001B5578">
              <w:rPr>
                <w:sz w:val="22"/>
                <w:szCs w:val="22"/>
                <w:lang w:val="en-CA"/>
              </w:rPr>
              <w:t>cdt:geoUpdateDate</w:t>
            </w:r>
          </w:p>
          <w:p w14:paraId="68D10024"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34FF4536" w14:textId="41FC1B23" w:rsidR="00380D82" w:rsidRPr="006273DA" w:rsidRDefault="001D7454" w:rsidP="00380D82">
            <w:pPr>
              <w:jc w:val="center"/>
              <w:rPr>
                <w:sz w:val="22"/>
                <w:szCs w:val="22"/>
                <w:lang w:val="en-CA"/>
              </w:rPr>
            </w:pPr>
            <w:r>
              <w:rPr>
                <w:sz w:val="22"/>
                <w:szCs w:val="22"/>
                <w:lang w:val="en-CA"/>
              </w:rPr>
              <w:t>max</w:t>
            </w:r>
            <w:r w:rsidR="0087662C">
              <w:rPr>
                <w:sz w:val="22"/>
                <w:szCs w:val="22"/>
                <w:lang w:val="en-CA"/>
              </w:rPr>
              <w:t xml:space="preserve"> 1 </w:t>
            </w:r>
            <w:r w:rsidR="00380D82" w:rsidRPr="006273DA">
              <w:rPr>
                <w:sz w:val="22"/>
                <w:szCs w:val="22"/>
                <w:lang w:val="en-CA"/>
              </w:rPr>
              <w:t>xsd:date</w:t>
            </w:r>
          </w:p>
        </w:tc>
      </w:tr>
      <w:tr w:rsidR="00380D82" w:rsidRPr="001B5578" w14:paraId="003B1AB6"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6053B" w14:textId="767C6F56"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8316E" w14:textId="7BC1D527" w:rsidR="00380D82" w:rsidRPr="00F400E5" w:rsidRDefault="00380D82" w:rsidP="00380D82">
            <w:pPr>
              <w:jc w:val="center"/>
              <w:rPr>
                <w:sz w:val="22"/>
                <w:szCs w:val="22"/>
                <w:lang w:val="en-CA"/>
              </w:rPr>
            </w:pPr>
            <w:r>
              <w:rPr>
                <w:sz w:val="22"/>
                <w:szCs w:val="22"/>
                <w:lang w:val="en-CA"/>
              </w:rPr>
              <w:t>cdt:</w:t>
            </w:r>
            <w:r w:rsidR="00FB41C7">
              <w:rPr>
                <w:sz w:val="22"/>
                <w:szCs w:val="22"/>
                <w:lang w:val="en-CA"/>
              </w:rPr>
              <w:t>hasB</w:t>
            </w:r>
            <w:r w:rsidRPr="00F400E5">
              <w:rPr>
                <w:sz w:val="22"/>
                <w:szCs w:val="22"/>
                <w:lang w:val="en-CA"/>
              </w:rPr>
              <w:t>lockedPassage</w:t>
            </w:r>
            <w:r w:rsidR="00FB41C7">
              <w:rPr>
                <w:sz w:val="22"/>
                <w:szCs w:val="22"/>
                <w:lang w:val="en-CA"/>
              </w:rPr>
              <w:t>Type</w:t>
            </w:r>
          </w:p>
          <w:p w14:paraId="1793AD5C"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176E5EE4" w14:textId="74BB97B7" w:rsidR="00380D82" w:rsidRPr="006273DA" w:rsidRDefault="0087662C" w:rsidP="00380D82">
            <w:pPr>
              <w:jc w:val="center"/>
              <w:rPr>
                <w:sz w:val="22"/>
                <w:szCs w:val="22"/>
                <w:lang w:val="en-CA"/>
              </w:rPr>
            </w:pPr>
            <w:r>
              <w:rPr>
                <w:sz w:val="22"/>
                <w:szCs w:val="22"/>
                <w:lang w:val="en-CA"/>
              </w:rPr>
              <w:t xml:space="preserve">exactly 1 </w:t>
            </w:r>
            <w:r w:rsidR="00FB41C7">
              <w:rPr>
                <w:sz w:val="22"/>
                <w:szCs w:val="22"/>
                <w:lang w:val="en-CA"/>
              </w:rPr>
              <w:t>cdt:BlockedPassageType</w:t>
            </w:r>
          </w:p>
        </w:tc>
      </w:tr>
      <w:tr w:rsidR="00380D82" w:rsidRPr="001B5578" w14:paraId="5519768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3E4DF" w14:textId="4CE42C19" w:rsidR="00380D82" w:rsidRPr="0025250D" w:rsidRDefault="00380D82" w:rsidP="00380D82">
            <w:pPr>
              <w:jc w:val="center"/>
              <w:rPr>
                <w:sz w:val="22"/>
                <w:szCs w:val="22"/>
                <w:lang w:val="en-CA"/>
              </w:rPr>
            </w:pPr>
            <w:r w:rsidRPr="0025250D">
              <w:rPr>
                <w:sz w:val="22"/>
                <w:szCs w:val="22"/>
                <w:lang w:val="en-CA"/>
              </w:rPr>
              <w:lastRenderedPageBreak/>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C90DF" w14:textId="77777777" w:rsidR="00380D82" w:rsidRPr="00F400E5" w:rsidRDefault="00380D82" w:rsidP="00380D82">
            <w:pPr>
              <w:jc w:val="center"/>
              <w:rPr>
                <w:sz w:val="22"/>
                <w:szCs w:val="22"/>
                <w:lang w:val="en-CA"/>
              </w:rPr>
            </w:pPr>
            <w:r>
              <w:rPr>
                <w:sz w:val="22"/>
                <w:szCs w:val="22"/>
                <w:lang w:val="en-CA"/>
              </w:rPr>
              <w:t>cdt:hasSurfaceType</w:t>
            </w:r>
          </w:p>
          <w:p w14:paraId="79302656"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473B9D97" w14:textId="7BF83A9A" w:rsidR="00380D82" w:rsidRDefault="00FB41C7" w:rsidP="00380D82">
            <w:pPr>
              <w:jc w:val="center"/>
              <w:rPr>
                <w:sz w:val="22"/>
                <w:szCs w:val="22"/>
                <w:lang w:val="en-CA"/>
              </w:rPr>
            </w:pPr>
            <w:r>
              <w:rPr>
                <w:sz w:val="22"/>
                <w:szCs w:val="22"/>
                <w:lang w:val="en-CA"/>
              </w:rPr>
              <w:t xml:space="preserve">exactly 1 </w:t>
            </w:r>
            <w:r w:rsidR="00380D82">
              <w:rPr>
                <w:sz w:val="22"/>
                <w:szCs w:val="22"/>
                <w:lang w:val="en-CA"/>
              </w:rPr>
              <w:t>cdt:SurfaceType</w:t>
            </w:r>
          </w:p>
        </w:tc>
      </w:tr>
      <w:tr w:rsidR="00380D82" w:rsidRPr="001B5578" w14:paraId="7881F3A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5068A" w14:textId="2C6C7421"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FED94" w14:textId="77777777" w:rsidR="00380D82" w:rsidRPr="00F400E5" w:rsidRDefault="00380D82" w:rsidP="00380D82">
            <w:pPr>
              <w:jc w:val="center"/>
              <w:rPr>
                <w:sz w:val="22"/>
                <w:szCs w:val="22"/>
                <w:lang w:val="en-CA"/>
              </w:rPr>
            </w:pPr>
            <w:r>
              <w:rPr>
                <w:sz w:val="22"/>
                <w:szCs w:val="22"/>
                <w:lang w:val="en-CA"/>
              </w:rPr>
              <w:t>cdt:pavementStatus</w:t>
            </w:r>
          </w:p>
          <w:p w14:paraId="1138CAF4"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4ACEBEFE" w14:textId="679A6931" w:rsidR="00380D82" w:rsidRDefault="006248E6" w:rsidP="00380D82">
            <w:pPr>
              <w:jc w:val="center"/>
              <w:rPr>
                <w:sz w:val="22"/>
                <w:szCs w:val="22"/>
                <w:lang w:val="en-CA"/>
              </w:rPr>
            </w:pPr>
            <w:r>
              <w:rPr>
                <w:sz w:val="22"/>
                <w:szCs w:val="22"/>
                <w:lang w:val="en-CA"/>
              </w:rPr>
              <w:t xml:space="preserve">exactly 1 </w:t>
            </w:r>
            <w:r w:rsidR="00380D82">
              <w:rPr>
                <w:sz w:val="22"/>
                <w:szCs w:val="22"/>
                <w:lang w:val="en-CA"/>
              </w:rPr>
              <w:t>xsd:boolean</w:t>
            </w:r>
          </w:p>
        </w:tc>
      </w:tr>
      <w:tr w:rsidR="00380D82" w:rsidRPr="001B5578" w14:paraId="37DC8AD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8D514" w14:textId="22C658EE"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E769B" w14:textId="77777777" w:rsidR="00380D82" w:rsidRPr="00F400E5" w:rsidRDefault="00380D82" w:rsidP="00380D82">
            <w:pPr>
              <w:jc w:val="center"/>
              <w:rPr>
                <w:sz w:val="22"/>
                <w:szCs w:val="22"/>
                <w:lang w:val="en-CA"/>
              </w:rPr>
            </w:pPr>
            <w:r>
              <w:rPr>
                <w:sz w:val="22"/>
                <w:szCs w:val="22"/>
                <w:lang w:val="en-CA"/>
              </w:rPr>
              <w:t>cdt:routeName</w:t>
            </w:r>
          </w:p>
          <w:p w14:paraId="4B932F51"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688B021A" w14:textId="1328F17A" w:rsidR="00380D82" w:rsidRDefault="00380D82" w:rsidP="00380D82">
            <w:pPr>
              <w:jc w:val="center"/>
              <w:rPr>
                <w:sz w:val="22"/>
                <w:szCs w:val="22"/>
                <w:lang w:val="en-CA"/>
              </w:rPr>
            </w:pPr>
            <w:r>
              <w:rPr>
                <w:sz w:val="22"/>
                <w:szCs w:val="22"/>
                <w:lang w:val="en-CA"/>
              </w:rPr>
              <w:t>exactly 1 xsd:string</w:t>
            </w:r>
          </w:p>
        </w:tc>
      </w:tr>
      <w:tr w:rsidR="00380D82" w:rsidRPr="001B5578" w14:paraId="710583FE"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7B766" w14:textId="7BA5AA8B"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C9FB1" w14:textId="77777777" w:rsidR="00380D82" w:rsidRDefault="00380D82" w:rsidP="00380D82">
            <w:pPr>
              <w:jc w:val="center"/>
              <w:rPr>
                <w:sz w:val="22"/>
                <w:szCs w:val="22"/>
                <w:lang w:val="en-CA"/>
              </w:rPr>
            </w:pPr>
            <w:r>
              <w:rPr>
                <w:sz w:val="22"/>
                <w:szCs w:val="22"/>
                <w:lang w:val="en-CA"/>
              </w:rPr>
              <w:t>cdt:routeNumber</w:t>
            </w:r>
          </w:p>
          <w:p w14:paraId="36D71342" w14:textId="77777777" w:rsidR="00380D82" w:rsidRPr="00F400E5" w:rsidRDefault="00380D82" w:rsidP="00380D82">
            <w:pPr>
              <w:jc w:val="center"/>
              <w:rPr>
                <w:sz w:val="22"/>
                <w:szCs w:val="22"/>
                <w:lang w:val="en-CA"/>
              </w:rPr>
            </w:pPr>
          </w:p>
          <w:p w14:paraId="5C53B02D"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740A892A" w14:textId="77777777" w:rsidR="00380D82" w:rsidRDefault="00380D82" w:rsidP="00380D82">
            <w:pPr>
              <w:jc w:val="center"/>
              <w:rPr>
                <w:sz w:val="22"/>
                <w:szCs w:val="22"/>
                <w:lang w:val="en-CA"/>
              </w:rPr>
            </w:pPr>
            <w:r>
              <w:rPr>
                <w:sz w:val="22"/>
                <w:szCs w:val="22"/>
                <w:lang w:val="en-CA"/>
              </w:rPr>
              <w:t>exactly 1 xsd:string</w:t>
            </w:r>
          </w:p>
          <w:p w14:paraId="119A8C50" w14:textId="533D0751" w:rsidR="00380D82" w:rsidRDefault="00380D82" w:rsidP="00380D82">
            <w:pPr>
              <w:jc w:val="center"/>
              <w:rPr>
                <w:sz w:val="22"/>
                <w:szCs w:val="22"/>
                <w:lang w:val="en-CA"/>
              </w:rPr>
            </w:pPr>
            <w:r w:rsidRPr="0044764C">
              <w:rPr>
                <w:sz w:val="22"/>
                <w:szCs w:val="22"/>
                <w:lang w:val="en-CA"/>
              </w:rPr>
              <w:t xml:space="preserve">Some are </w:t>
            </w:r>
            <w:r>
              <w:rPr>
                <w:sz w:val="22"/>
                <w:szCs w:val="22"/>
                <w:lang w:val="en-CA"/>
              </w:rPr>
              <w:t>Alpha-Numeric</w:t>
            </w:r>
            <w:r w:rsidRPr="0044764C">
              <w:rPr>
                <w:sz w:val="22"/>
                <w:szCs w:val="22"/>
                <w:lang w:val="en-CA"/>
              </w:rPr>
              <w:t xml:space="preserve"> Values</w:t>
            </w:r>
          </w:p>
        </w:tc>
      </w:tr>
      <w:tr w:rsidR="00380D82" w:rsidRPr="001B5578" w14:paraId="5CA3489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3E638" w14:textId="7F25D838"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4E217" w14:textId="77777777" w:rsidR="00380D82" w:rsidRPr="00F400E5" w:rsidRDefault="00380D82" w:rsidP="00380D82">
            <w:pPr>
              <w:jc w:val="center"/>
              <w:rPr>
                <w:sz w:val="22"/>
                <w:szCs w:val="22"/>
                <w:lang w:val="en-CA"/>
              </w:rPr>
            </w:pPr>
            <w:r w:rsidRPr="001B5578">
              <w:rPr>
                <w:sz w:val="22"/>
                <w:szCs w:val="22"/>
                <w:lang w:val="en-CA"/>
              </w:rPr>
              <w:t>cdt:</w:t>
            </w:r>
            <w:r>
              <w:rPr>
                <w:sz w:val="22"/>
                <w:szCs w:val="22"/>
                <w:lang w:val="en-CA"/>
              </w:rPr>
              <w:t>hasS</w:t>
            </w:r>
            <w:r w:rsidRPr="001B5578">
              <w:rPr>
                <w:sz w:val="22"/>
                <w:szCs w:val="22"/>
                <w:lang w:val="en-CA"/>
              </w:rPr>
              <w:t>tructureType</w:t>
            </w:r>
          </w:p>
          <w:p w14:paraId="7113CF07"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1FFA33D5" w14:textId="5B9567C6" w:rsidR="00380D82" w:rsidRDefault="00FB41C7" w:rsidP="00380D82">
            <w:pPr>
              <w:jc w:val="center"/>
              <w:rPr>
                <w:sz w:val="22"/>
                <w:szCs w:val="22"/>
                <w:lang w:val="en-CA"/>
              </w:rPr>
            </w:pPr>
            <w:r>
              <w:rPr>
                <w:sz w:val="22"/>
                <w:szCs w:val="22"/>
                <w:lang w:val="en-CA"/>
              </w:rPr>
              <w:t xml:space="preserve">exactly 1 </w:t>
            </w:r>
            <w:r w:rsidR="00380D82">
              <w:rPr>
                <w:sz w:val="22"/>
                <w:szCs w:val="22"/>
                <w:lang w:val="en-CA"/>
              </w:rPr>
              <w:t>cdt:S</w:t>
            </w:r>
            <w:r w:rsidR="00380D82" w:rsidRPr="001B5578">
              <w:rPr>
                <w:sz w:val="22"/>
                <w:szCs w:val="22"/>
                <w:lang w:val="en-CA"/>
              </w:rPr>
              <w:t>tructureType</w:t>
            </w:r>
          </w:p>
        </w:tc>
      </w:tr>
      <w:tr w:rsidR="00380D82" w:rsidRPr="001B5578" w14:paraId="1E3E52EB"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B2135" w14:textId="57FFB49F"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11AE5" w14:textId="77777777" w:rsidR="00380D82" w:rsidRPr="00F400E5" w:rsidRDefault="00380D82" w:rsidP="00380D82">
            <w:pPr>
              <w:jc w:val="center"/>
              <w:rPr>
                <w:sz w:val="22"/>
                <w:szCs w:val="22"/>
                <w:lang w:val="en-CA"/>
              </w:rPr>
            </w:pPr>
            <w:r w:rsidRPr="001B5578">
              <w:rPr>
                <w:sz w:val="22"/>
                <w:szCs w:val="22"/>
                <w:lang w:val="en-CA"/>
              </w:rPr>
              <w:t>cdt:</w:t>
            </w:r>
            <w:r>
              <w:rPr>
                <w:sz w:val="22"/>
                <w:szCs w:val="22"/>
                <w:lang w:val="en-CA"/>
              </w:rPr>
              <w:t>hasT</w:t>
            </w:r>
            <w:r w:rsidRPr="001B5578">
              <w:rPr>
                <w:sz w:val="22"/>
                <w:szCs w:val="22"/>
                <w:lang w:val="en-CA"/>
              </w:rPr>
              <w:t>ollPointType</w:t>
            </w:r>
          </w:p>
          <w:p w14:paraId="7785DFFE"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65EF0922" w14:textId="639E7E8E" w:rsidR="00380D82" w:rsidRDefault="00FB41C7" w:rsidP="00380D82">
            <w:pPr>
              <w:jc w:val="center"/>
              <w:rPr>
                <w:sz w:val="22"/>
                <w:szCs w:val="22"/>
                <w:lang w:val="en-CA"/>
              </w:rPr>
            </w:pPr>
            <w:r>
              <w:rPr>
                <w:sz w:val="22"/>
                <w:szCs w:val="22"/>
                <w:lang w:val="en-CA"/>
              </w:rPr>
              <w:t xml:space="preserve">exactly 1 </w:t>
            </w:r>
            <w:r w:rsidR="00380D82" w:rsidRPr="001B5578">
              <w:rPr>
                <w:sz w:val="22"/>
                <w:szCs w:val="22"/>
                <w:lang w:val="en-CA"/>
              </w:rPr>
              <w:t>cdt:</w:t>
            </w:r>
            <w:r w:rsidR="00380D82">
              <w:rPr>
                <w:sz w:val="22"/>
                <w:szCs w:val="22"/>
                <w:lang w:val="en-CA"/>
              </w:rPr>
              <w:t>T</w:t>
            </w:r>
            <w:r w:rsidR="00380D82" w:rsidRPr="001B5578">
              <w:rPr>
                <w:sz w:val="22"/>
                <w:szCs w:val="22"/>
                <w:lang w:val="en-CA"/>
              </w:rPr>
              <w:t>ollPointType</w:t>
            </w:r>
          </w:p>
        </w:tc>
      </w:tr>
      <w:tr w:rsidR="00380D82" w:rsidRPr="001B5578" w14:paraId="46DCF514"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AC0F8" w14:textId="25B2D1B7"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9F370" w14:textId="09DB0CD7" w:rsidR="00380D82" w:rsidRPr="001B5578" w:rsidRDefault="00380D82" w:rsidP="00C37A7A">
            <w:pPr>
              <w:jc w:val="center"/>
              <w:rPr>
                <w:sz w:val="22"/>
                <w:szCs w:val="22"/>
                <w:lang w:val="en-CA"/>
              </w:rPr>
            </w:pPr>
            <w:r w:rsidRPr="001B5578">
              <w:rPr>
                <w:sz w:val="22"/>
                <w:szCs w:val="22"/>
                <w:lang w:val="en-CA"/>
              </w:rPr>
              <w:t>cdt:</w:t>
            </w:r>
            <w:r>
              <w:rPr>
                <w:sz w:val="22"/>
                <w:szCs w:val="22"/>
                <w:lang w:val="en-CA"/>
              </w:rPr>
              <w:t>hasU</w:t>
            </w:r>
            <w:r w:rsidRPr="001B5578">
              <w:rPr>
                <w:sz w:val="22"/>
                <w:szCs w:val="22"/>
                <w:lang w:val="en-CA"/>
              </w:rPr>
              <w:t>nderpassType</w:t>
            </w:r>
          </w:p>
        </w:tc>
        <w:tc>
          <w:tcPr>
            <w:tcW w:w="4394" w:type="dxa"/>
            <w:tcBorders>
              <w:top w:val="single" w:sz="8" w:space="0" w:color="000000"/>
              <w:left w:val="single" w:sz="8" w:space="0" w:color="000000"/>
              <w:bottom w:val="single" w:sz="8" w:space="0" w:color="000000"/>
              <w:right w:val="single" w:sz="8" w:space="0" w:color="000000"/>
            </w:tcBorders>
          </w:tcPr>
          <w:p w14:paraId="63CCE794" w14:textId="57D3CE43" w:rsidR="00380D82" w:rsidRPr="001B5578" w:rsidRDefault="00FB41C7" w:rsidP="00380D82">
            <w:pPr>
              <w:jc w:val="center"/>
              <w:rPr>
                <w:sz w:val="22"/>
                <w:szCs w:val="22"/>
                <w:lang w:val="en-CA"/>
              </w:rPr>
            </w:pPr>
            <w:r>
              <w:rPr>
                <w:sz w:val="22"/>
                <w:szCs w:val="22"/>
                <w:lang w:val="en-CA"/>
              </w:rPr>
              <w:t xml:space="preserve">exactly 1 </w:t>
            </w:r>
            <w:r w:rsidR="00380D82" w:rsidRPr="001B5578">
              <w:rPr>
                <w:sz w:val="22"/>
                <w:szCs w:val="22"/>
                <w:lang w:val="en-CA"/>
              </w:rPr>
              <w:t>cdt:</w:t>
            </w:r>
            <w:r w:rsidR="00380D82">
              <w:rPr>
                <w:sz w:val="22"/>
                <w:szCs w:val="22"/>
                <w:lang w:val="en-CA"/>
              </w:rPr>
              <w:t>U</w:t>
            </w:r>
            <w:r w:rsidR="00380D82" w:rsidRPr="001B5578">
              <w:rPr>
                <w:sz w:val="22"/>
                <w:szCs w:val="22"/>
                <w:lang w:val="en-CA"/>
              </w:rPr>
              <w:t>nderpassType</w:t>
            </w:r>
          </w:p>
        </w:tc>
      </w:tr>
      <w:tr w:rsidR="00C37A7A" w:rsidRPr="001B5578" w14:paraId="12552D4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8C162" w14:textId="1B733A09" w:rsidR="00C37A7A" w:rsidRPr="0025250D" w:rsidRDefault="00C37A7A" w:rsidP="00380D82">
            <w:pPr>
              <w:jc w:val="center"/>
              <w:rPr>
                <w:sz w:val="22"/>
                <w:szCs w:val="22"/>
                <w:lang w:val="en-CA"/>
              </w:rPr>
            </w:pPr>
            <w:r>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F9582" w14:textId="583DA163" w:rsidR="00C37A7A" w:rsidRPr="001B5578" w:rsidRDefault="00C37A7A" w:rsidP="00C37A7A">
            <w:pPr>
              <w:jc w:val="center"/>
              <w:rPr>
                <w:sz w:val="22"/>
                <w:szCs w:val="22"/>
                <w:lang w:val="en-CA"/>
              </w:rPr>
            </w:pPr>
            <w:r>
              <w:rPr>
                <w:sz w:val="22"/>
                <w:szCs w:val="22"/>
                <w:lang w:val="en-CA"/>
              </w:rPr>
              <w:t>cdt:hasCustodian</w:t>
            </w:r>
          </w:p>
        </w:tc>
        <w:tc>
          <w:tcPr>
            <w:tcW w:w="4394" w:type="dxa"/>
            <w:tcBorders>
              <w:top w:val="single" w:sz="8" w:space="0" w:color="000000"/>
              <w:left w:val="single" w:sz="8" w:space="0" w:color="000000"/>
              <w:bottom w:val="single" w:sz="8" w:space="0" w:color="000000"/>
              <w:right w:val="single" w:sz="8" w:space="0" w:color="000000"/>
            </w:tcBorders>
          </w:tcPr>
          <w:p w14:paraId="7BD76BF2" w14:textId="54A1A997" w:rsidR="00C37A7A" w:rsidRDefault="001F7BA1" w:rsidP="00380D82">
            <w:pPr>
              <w:jc w:val="center"/>
              <w:rPr>
                <w:sz w:val="22"/>
                <w:szCs w:val="22"/>
                <w:lang w:val="en-CA"/>
              </w:rPr>
            </w:pPr>
            <w:r>
              <w:rPr>
                <w:sz w:val="22"/>
                <w:szCs w:val="22"/>
                <w:lang w:val="en-CA"/>
              </w:rPr>
              <w:t xml:space="preserve">exactly 1 </w:t>
            </w:r>
            <w:r w:rsidR="009C1A1B">
              <w:rPr>
                <w:sz w:val="22"/>
                <w:szCs w:val="22"/>
                <w:lang w:val="en-CA"/>
              </w:rPr>
              <w:t>city_org:GovernmentOrganization</w:t>
            </w:r>
          </w:p>
        </w:tc>
      </w:tr>
      <w:tr w:rsidR="009C1A1B" w:rsidRPr="001B5578" w14:paraId="67FB123A"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91890" w14:textId="654CB84B" w:rsidR="009C1A1B" w:rsidRDefault="009C1A1B" w:rsidP="009C1A1B">
            <w:pPr>
              <w:jc w:val="center"/>
              <w:rPr>
                <w:sz w:val="22"/>
                <w:szCs w:val="22"/>
                <w:lang w:val="en-CA"/>
              </w:rPr>
            </w:pPr>
            <w:r>
              <w:rPr>
                <w:sz w:val="22"/>
                <w:szCs w:val="22"/>
                <w:lang w:val="en-CA"/>
              </w:rPr>
              <w:t>city_org:GovernmentOrganization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04060" w14:textId="562A8406" w:rsidR="009C1A1B" w:rsidRDefault="009C1A1B" w:rsidP="009C1A1B">
            <w:pPr>
              <w:jc w:val="center"/>
              <w:rPr>
                <w:sz w:val="22"/>
                <w:szCs w:val="22"/>
                <w:lang w:val="en-CA"/>
              </w:rPr>
            </w:pPr>
            <w:r>
              <w:rPr>
                <w:sz w:val="22"/>
                <w:szCs w:val="22"/>
                <w:lang w:val="en-CA"/>
              </w:rPr>
              <w:t>cdt:</w:t>
            </w:r>
            <w:r w:rsidR="00BA26BD">
              <w:rPr>
                <w:sz w:val="22"/>
                <w:szCs w:val="22"/>
                <w:lang w:val="en-CA"/>
              </w:rPr>
              <w:t>responsibleFor</w:t>
            </w:r>
          </w:p>
        </w:tc>
        <w:tc>
          <w:tcPr>
            <w:tcW w:w="4394" w:type="dxa"/>
            <w:tcBorders>
              <w:top w:val="single" w:sz="8" w:space="0" w:color="000000"/>
              <w:left w:val="single" w:sz="8" w:space="0" w:color="000000"/>
              <w:bottom w:val="single" w:sz="8" w:space="0" w:color="000000"/>
              <w:right w:val="single" w:sz="8" w:space="0" w:color="000000"/>
            </w:tcBorders>
          </w:tcPr>
          <w:p w14:paraId="02328A94" w14:textId="0AD8FEEE" w:rsidR="009C1A1B" w:rsidRDefault="001D7454" w:rsidP="005D763A">
            <w:pPr>
              <w:keepNext/>
              <w:jc w:val="center"/>
              <w:rPr>
                <w:sz w:val="22"/>
                <w:szCs w:val="22"/>
                <w:lang w:val="en-CA"/>
              </w:rPr>
              <w:pPrChange w:id="259" w:author="Divnoor Pal Chatha" w:date="2025-06-25T17:04:00Z" w16du:dateUtc="2025-06-25T21:04:00Z">
                <w:pPr>
                  <w:jc w:val="center"/>
                </w:pPr>
              </w:pPrChange>
            </w:pPr>
            <w:r>
              <w:rPr>
                <w:sz w:val="22"/>
                <w:szCs w:val="22"/>
                <w:lang w:val="en-CA"/>
              </w:rPr>
              <w:t xml:space="preserve">some </w:t>
            </w:r>
            <w:r w:rsidR="00854DB3">
              <w:rPr>
                <w:sz w:val="22"/>
                <w:szCs w:val="22"/>
                <w:lang w:val="en-CA"/>
              </w:rPr>
              <w:t>Infras:</w:t>
            </w:r>
            <w:r w:rsidR="00BA26BD" w:rsidRPr="00BA26BD">
              <w:rPr>
                <w:sz w:val="22"/>
                <w:szCs w:val="22"/>
              </w:rPr>
              <w:t>InfrastructureElement</w:t>
            </w:r>
          </w:p>
        </w:tc>
      </w:tr>
    </w:tbl>
    <w:p w14:paraId="618CB6CC" w14:textId="3839E427" w:rsidR="005D763A" w:rsidRDefault="005D763A">
      <w:pPr>
        <w:pStyle w:val="Caption"/>
        <w:rPr>
          <w:ins w:id="260" w:author="Divnoor Pal Chatha" w:date="2025-06-25T17:04:00Z" w16du:dateUtc="2025-06-25T21:04:00Z"/>
        </w:rPr>
      </w:pPr>
      <w:ins w:id="261" w:author="Divnoor Pal Chatha" w:date="2025-06-25T17:04:00Z" w16du:dateUtc="2025-06-25T21:04:00Z">
        <w:r>
          <w:t xml:space="preserve">Table </w:t>
        </w:r>
        <w:r>
          <w:fldChar w:fldCharType="begin"/>
        </w:r>
        <w:r>
          <w:instrText xml:space="preserve"> SEQ Table \* ARABIC </w:instrText>
        </w:r>
      </w:ins>
      <w:r>
        <w:fldChar w:fldCharType="separate"/>
      </w:r>
      <w:ins w:id="262" w:author="Divnoor Pal Chatha" w:date="2025-06-25T17:04:00Z" w16du:dateUtc="2025-06-25T21:04:00Z">
        <w:r>
          <w:rPr>
            <w:noProof/>
          </w:rPr>
          <w:t>17</w:t>
        </w:r>
        <w:r>
          <w:fldChar w:fldCharType="end"/>
        </w:r>
        <w:r>
          <w:t xml:space="preserve">: </w:t>
        </w:r>
        <w:r w:rsidRPr="00B959BA">
          <w:t>Key properties in the City Digital Twin Road Network Pattern</w:t>
        </w:r>
      </w:ins>
    </w:p>
    <w:p w14:paraId="28ACF7B0" w14:textId="4DBCDC7B" w:rsidR="009747FF" w:rsidRPr="00F00383" w:rsidRDefault="00F00383" w:rsidP="009747FF">
      <w:pPr>
        <w:rPr>
          <w:b/>
          <w:bCs/>
          <w:sz w:val="22"/>
          <w:szCs w:val="22"/>
        </w:rPr>
      </w:pPr>
      <w:del w:id="263" w:author="Divnoor Pal Chatha" w:date="2025-06-25T17:03:00Z" w16du:dateUtc="2025-06-25T21:03:00Z">
        <w:r w:rsidRPr="00F00383" w:rsidDel="005D763A">
          <w:rPr>
            <w:b/>
            <w:bCs/>
            <w:sz w:val="22"/>
            <w:szCs w:val="22"/>
          </w:rPr>
          <w:delText xml:space="preserve">Table </w:delText>
        </w:r>
        <w:r w:rsidDel="005D763A">
          <w:rPr>
            <w:b/>
            <w:bCs/>
            <w:sz w:val="22"/>
            <w:szCs w:val="22"/>
          </w:rPr>
          <w:delText>15</w:delText>
        </w:r>
        <w:r w:rsidRPr="00F00383" w:rsidDel="005D763A">
          <w:rPr>
            <w:b/>
            <w:bCs/>
            <w:sz w:val="22"/>
            <w:szCs w:val="22"/>
          </w:rPr>
          <w:delText>:</w:delText>
        </w:r>
        <w:r w:rsidRPr="00F00383" w:rsidDel="005D763A">
          <w:rPr>
            <w:sz w:val="22"/>
            <w:szCs w:val="22"/>
          </w:rPr>
          <w:delText xml:space="preserve"> </w:delText>
        </w:r>
        <w:r w:rsidDel="005D763A">
          <w:rPr>
            <w:sz w:val="22"/>
            <w:szCs w:val="22"/>
          </w:rPr>
          <w:delText>Key</w:delText>
        </w:r>
        <w:r w:rsidRPr="00F00383" w:rsidDel="005D763A">
          <w:rPr>
            <w:sz w:val="22"/>
            <w:szCs w:val="22"/>
          </w:rPr>
          <w:delText xml:space="preserve"> </w:delText>
        </w:r>
        <w:r w:rsidDel="005D763A">
          <w:rPr>
            <w:sz w:val="22"/>
            <w:szCs w:val="22"/>
          </w:rPr>
          <w:delText>properties</w:delText>
        </w:r>
        <w:r w:rsidRPr="00F00383" w:rsidDel="005D763A">
          <w:rPr>
            <w:sz w:val="22"/>
            <w:szCs w:val="22"/>
          </w:rPr>
          <w:delText xml:space="preserve"> in the City Digital Twin Road Network Pattern</w:delText>
        </w:r>
      </w:del>
    </w:p>
    <w:p w14:paraId="6EC5DE6E" w14:textId="565A0B2F" w:rsidR="00033B8C" w:rsidRPr="00033B8C" w:rsidRDefault="00D64F43" w:rsidP="009747FF">
      <w:pPr>
        <w:rPr>
          <w:b/>
          <w:bCs/>
          <w:sz w:val="22"/>
          <w:szCs w:val="22"/>
        </w:rPr>
      </w:pPr>
      <w:commentRangeStart w:id="264"/>
      <w:commentRangeEnd w:id="264"/>
      <w:r>
        <w:rPr>
          <w:rStyle w:val="CommentReference"/>
        </w:rPr>
        <w:commentReference w:id="264"/>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809"/>
        <w:gridCol w:w="2712"/>
        <w:gridCol w:w="2899"/>
        <w:gridCol w:w="2204"/>
      </w:tblGrid>
      <w:tr w:rsidR="00595963" w:rsidRPr="001B5578" w14:paraId="7C1E0410" w14:textId="77777777" w:rsidTr="00BB79B5">
        <w:tc>
          <w:tcPr>
            <w:tcW w:w="380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97B9674"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Description</w:t>
            </w:r>
          </w:p>
        </w:tc>
        <w:tc>
          <w:tcPr>
            <w:tcW w:w="2712"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547B389"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Class</w:t>
            </w:r>
          </w:p>
        </w:tc>
        <w:tc>
          <w:tcPr>
            <w:tcW w:w="289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ABF6EFA"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Property</w:t>
            </w:r>
          </w:p>
        </w:tc>
        <w:tc>
          <w:tcPr>
            <w:tcW w:w="2204" w:type="dxa"/>
            <w:tcBorders>
              <w:top w:val="single" w:sz="8" w:space="0" w:color="000000"/>
              <w:left w:val="single" w:sz="8" w:space="0" w:color="000000"/>
              <w:bottom w:val="single" w:sz="8" w:space="0" w:color="000000"/>
              <w:right w:val="single" w:sz="8" w:space="0" w:color="000000"/>
            </w:tcBorders>
            <w:shd w:val="clear" w:color="auto" w:fill="007BB8"/>
          </w:tcPr>
          <w:p w14:paraId="5D114F59"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Value</w:t>
            </w:r>
          </w:p>
        </w:tc>
      </w:tr>
      <w:tr w:rsidR="00595963" w14:paraId="70F79B3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1B814E" w14:textId="77777777" w:rsidR="00595963" w:rsidRPr="001B5578" w:rsidRDefault="00595963" w:rsidP="00A176C9">
            <w:pPr>
              <w:jc w:val="center"/>
              <w:rPr>
                <w:sz w:val="22"/>
                <w:szCs w:val="22"/>
                <w:lang w:val="en-CA"/>
              </w:rPr>
            </w:pPr>
            <w:r>
              <w:rPr>
                <w:sz w:val="22"/>
                <w:szCs w:val="22"/>
                <w:lang w:val="en-CA"/>
              </w:rPr>
              <w:t xml:space="preserve">A class describing the </w:t>
            </w:r>
            <w:r w:rsidRPr="00910D11">
              <w:rPr>
                <w:sz w:val="22"/>
                <w:szCs w:val="22"/>
              </w:rPr>
              <w:t>Traffic is in the same direction as the geometry.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C4B01" w14:textId="77777777" w:rsidR="00595963" w:rsidRPr="008D2001" w:rsidRDefault="00595963" w:rsidP="00A176C9">
            <w:pPr>
              <w:jc w:val="center"/>
              <w:rPr>
                <w:sz w:val="22"/>
                <w:szCs w:val="22"/>
                <w:lang w:val="en-CA"/>
              </w:rPr>
            </w:pPr>
            <w:r w:rsidRPr="008D2001">
              <w:rPr>
                <w:sz w:val="22"/>
                <w:szCs w:val="22"/>
                <w:lang w:val="en-CA"/>
              </w:rPr>
              <w:t>cdt:Forward</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162BA5" w14:textId="77777777" w:rsidR="00595963" w:rsidRPr="001B5578" w:rsidRDefault="00595963" w:rsidP="00A176C9">
            <w:pPr>
              <w:jc w:val="center"/>
              <w:rPr>
                <w:sz w:val="22"/>
                <w:szCs w:val="22"/>
                <w:lang w:val="en-CA"/>
              </w:rPr>
            </w:pPr>
            <w:r>
              <w:rPr>
                <w:sz w:val="22"/>
                <w:szCs w:val="22"/>
                <w:lang w:val="en-CA"/>
              </w:rPr>
              <w:t>rdf:type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58954151" w14:textId="77777777" w:rsidR="00595963" w:rsidRDefault="00595963" w:rsidP="00A176C9">
            <w:pPr>
              <w:jc w:val="center"/>
              <w:rPr>
                <w:sz w:val="22"/>
                <w:szCs w:val="22"/>
                <w:lang w:val="en-CA"/>
              </w:rPr>
            </w:pPr>
            <w:r w:rsidRPr="00910D11">
              <w:rPr>
                <w:sz w:val="22"/>
                <w:szCs w:val="22"/>
                <w:lang w:val="en-CA"/>
              </w:rPr>
              <w:t>transnet:LinkDirection</w:t>
            </w:r>
          </w:p>
        </w:tc>
      </w:tr>
      <w:tr w:rsidR="00595963" w14:paraId="16956C06"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B52B1" w14:textId="77777777" w:rsidR="00595963" w:rsidRPr="001B5578" w:rsidRDefault="00595963" w:rsidP="00A176C9">
            <w:pPr>
              <w:jc w:val="center"/>
              <w:rPr>
                <w:sz w:val="22"/>
                <w:szCs w:val="22"/>
                <w:lang w:val="en-CA"/>
              </w:rPr>
            </w:pPr>
            <w:r>
              <w:rPr>
                <w:sz w:val="22"/>
                <w:szCs w:val="22"/>
                <w:lang w:val="en-CA"/>
              </w:rPr>
              <w:lastRenderedPageBreak/>
              <w:t xml:space="preserve">A class describing the </w:t>
            </w:r>
            <w:r w:rsidRPr="00910D11">
              <w:rPr>
                <w:sz w:val="22"/>
                <w:szCs w:val="22"/>
              </w:rPr>
              <w:t>is opposite to the direction of the geometry.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7040EB" w14:textId="77777777" w:rsidR="00595963" w:rsidRPr="008D2001" w:rsidRDefault="00595963" w:rsidP="00A176C9">
            <w:pPr>
              <w:jc w:val="center"/>
              <w:rPr>
                <w:sz w:val="22"/>
                <w:szCs w:val="22"/>
                <w:lang w:val="en-CA"/>
              </w:rPr>
            </w:pPr>
            <w:r w:rsidRPr="008D2001">
              <w:rPr>
                <w:sz w:val="22"/>
                <w:szCs w:val="22"/>
                <w:lang w:val="en-CA"/>
              </w:rPr>
              <w:t>cdt:Reverse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7516E" w14:textId="77777777" w:rsidR="00595963" w:rsidRPr="001B5578" w:rsidRDefault="00595963" w:rsidP="00A176C9">
            <w:pPr>
              <w:jc w:val="center"/>
              <w:rPr>
                <w:sz w:val="22"/>
                <w:szCs w:val="22"/>
                <w:lang w:val="en-CA"/>
              </w:rPr>
            </w:pPr>
            <w:r>
              <w:rPr>
                <w:sz w:val="22"/>
                <w:szCs w:val="22"/>
                <w:lang w:val="en-CA"/>
              </w:rPr>
              <w:t>rdf:type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087BF5E8" w14:textId="77777777" w:rsidR="00595963" w:rsidRDefault="00595963" w:rsidP="00A176C9">
            <w:pPr>
              <w:jc w:val="center"/>
              <w:rPr>
                <w:sz w:val="22"/>
                <w:szCs w:val="22"/>
                <w:lang w:val="en-CA"/>
              </w:rPr>
            </w:pPr>
            <w:r w:rsidRPr="00910D11">
              <w:rPr>
                <w:sz w:val="22"/>
                <w:szCs w:val="22"/>
                <w:lang w:val="en-CA"/>
              </w:rPr>
              <w:t>transnet:LinkDirection</w:t>
            </w:r>
          </w:p>
        </w:tc>
      </w:tr>
      <w:tr w:rsidR="00595963" w14:paraId="3AA5348D"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5DD221" w14:textId="77777777" w:rsidR="00595963" w:rsidRPr="001B5578" w:rsidRDefault="00595963" w:rsidP="00A176C9">
            <w:pPr>
              <w:jc w:val="center"/>
              <w:rPr>
                <w:sz w:val="22"/>
                <w:szCs w:val="22"/>
                <w:lang w:val="en-CA"/>
              </w:rPr>
            </w:pPr>
            <w:r>
              <w:rPr>
                <w:sz w:val="22"/>
                <w:szCs w:val="22"/>
                <w:lang w:val="en-CA"/>
              </w:rPr>
              <w:t xml:space="preserve">A class describing the </w:t>
            </w:r>
            <w:r w:rsidRPr="00910D11">
              <w:rPr>
                <w:sz w:val="22"/>
                <w:szCs w:val="22"/>
              </w:rPr>
              <w:t>is allowed in both directions.</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5345C9" w14:textId="77777777" w:rsidR="00595963" w:rsidRPr="008D2001" w:rsidRDefault="00595963" w:rsidP="00A176C9">
            <w:pPr>
              <w:jc w:val="center"/>
              <w:rPr>
                <w:sz w:val="22"/>
                <w:szCs w:val="22"/>
                <w:lang w:val="en-CA"/>
              </w:rPr>
            </w:pPr>
            <w:r w:rsidRPr="008D2001">
              <w:rPr>
                <w:sz w:val="22"/>
                <w:szCs w:val="22"/>
                <w:lang w:val="en-CA"/>
              </w:rPr>
              <w:t>cdt:Bidirectional</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8E4FE" w14:textId="77777777" w:rsidR="00595963" w:rsidRPr="001B5578" w:rsidRDefault="00595963" w:rsidP="00A176C9">
            <w:pPr>
              <w:jc w:val="center"/>
              <w:rPr>
                <w:sz w:val="22"/>
                <w:szCs w:val="22"/>
                <w:lang w:val="en-CA"/>
              </w:rPr>
            </w:pPr>
            <w:r>
              <w:rPr>
                <w:sz w:val="22"/>
                <w:szCs w:val="22"/>
                <w:lang w:val="en-CA"/>
              </w:rPr>
              <w:t>rdf:type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7665CE38" w14:textId="77777777" w:rsidR="00595963" w:rsidRDefault="00595963" w:rsidP="00A176C9">
            <w:pPr>
              <w:jc w:val="center"/>
              <w:rPr>
                <w:sz w:val="22"/>
                <w:szCs w:val="22"/>
                <w:lang w:val="en-CA"/>
              </w:rPr>
            </w:pPr>
            <w:r w:rsidRPr="00910D11">
              <w:rPr>
                <w:sz w:val="22"/>
                <w:szCs w:val="22"/>
                <w:lang w:val="en-CA"/>
              </w:rPr>
              <w:t>transnet:LinkDirection</w:t>
            </w:r>
          </w:p>
        </w:tc>
      </w:tr>
      <w:tr w:rsidR="009A2495" w14:paraId="199D147A"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F21B4" w14:textId="34096954" w:rsidR="009A2495" w:rsidRDefault="00B65F7F" w:rsidP="009A2495">
            <w:pPr>
              <w:jc w:val="center"/>
              <w:rPr>
                <w:sz w:val="22"/>
                <w:szCs w:val="22"/>
                <w:lang w:val="en-CA"/>
              </w:rPr>
            </w:pPr>
            <w:r w:rsidRPr="00B65F7F">
              <w:rPr>
                <w:sz w:val="22"/>
                <w:szCs w:val="22"/>
                <w:lang w:val="en-CA"/>
              </w:rPr>
              <w:t>Type of structure present on a road (e.g., bridge, tunnel).</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ECB87A" w14:textId="1C33BA6D" w:rsidR="009A2495" w:rsidRPr="008D2001" w:rsidRDefault="009A2495" w:rsidP="009A2495">
            <w:pPr>
              <w:jc w:val="center"/>
              <w:rPr>
                <w:sz w:val="22"/>
                <w:szCs w:val="22"/>
                <w:lang w:val="en-CA"/>
              </w:rPr>
            </w:pPr>
            <w:r>
              <w:rPr>
                <w:sz w:val="22"/>
                <w:szCs w:val="22"/>
                <w:lang w:val="en-CA"/>
              </w:rPr>
              <w:t>cdt:S</w:t>
            </w:r>
            <w:r w:rsidRPr="001B5578">
              <w:rPr>
                <w:sz w:val="22"/>
                <w:szCs w:val="22"/>
                <w:lang w:val="en-CA"/>
              </w:rPr>
              <w:t>tructureType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E021B" w14:textId="15136CA6" w:rsidR="009A2495" w:rsidRDefault="00CB6287" w:rsidP="009A2495">
            <w:pPr>
              <w:jc w:val="center"/>
              <w:rPr>
                <w:sz w:val="22"/>
                <w:szCs w:val="22"/>
                <w:lang w:val="en-CA"/>
              </w:rPr>
            </w:pPr>
            <w:r>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2C537ADC" w14:textId="0975C9D9" w:rsidR="009A2495" w:rsidRPr="00910D11" w:rsidRDefault="00B5535F" w:rsidP="009A2495">
            <w:pPr>
              <w:jc w:val="center"/>
              <w:rPr>
                <w:sz w:val="22"/>
                <w:szCs w:val="22"/>
                <w:lang w:val="en-CA"/>
              </w:rPr>
            </w:pPr>
            <w:r>
              <w:rPr>
                <w:sz w:val="22"/>
                <w:szCs w:val="22"/>
                <w:lang w:val="en-CA"/>
              </w:rPr>
              <w:t>code:Code</w:t>
            </w:r>
          </w:p>
        </w:tc>
      </w:tr>
      <w:tr w:rsidR="00A250DF" w14:paraId="60664D29"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D834B" w14:textId="6EA43971" w:rsidR="00A250DF" w:rsidRDefault="005A1097" w:rsidP="00A250DF">
            <w:pPr>
              <w:jc w:val="center"/>
              <w:rPr>
                <w:sz w:val="22"/>
                <w:szCs w:val="22"/>
                <w:lang w:val="en-CA"/>
              </w:rPr>
            </w:pPr>
            <w:r w:rsidRPr="005A1097">
              <w:rPr>
                <w:sz w:val="22"/>
                <w:szCs w:val="22"/>
              </w:rPr>
              <w:t>Type of toll system used at a toll point (e.g., physical, virtual).</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2AC4A" w14:textId="6CC35228" w:rsidR="00A250DF" w:rsidRPr="008D2001" w:rsidRDefault="00A250DF" w:rsidP="00A250DF">
            <w:pPr>
              <w:jc w:val="center"/>
              <w:rPr>
                <w:sz w:val="22"/>
                <w:szCs w:val="22"/>
                <w:lang w:val="en-CA"/>
              </w:rPr>
            </w:pPr>
            <w:r w:rsidRPr="001B5578">
              <w:rPr>
                <w:sz w:val="22"/>
                <w:szCs w:val="22"/>
                <w:lang w:val="en-CA"/>
              </w:rPr>
              <w:t>cdt:</w:t>
            </w:r>
            <w:r>
              <w:rPr>
                <w:sz w:val="22"/>
                <w:szCs w:val="22"/>
                <w:lang w:val="en-CA"/>
              </w:rPr>
              <w:t>T</w:t>
            </w:r>
            <w:r w:rsidRPr="001B5578">
              <w:rPr>
                <w:sz w:val="22"/>
                <w:szCs w:val="22"/>
                <w:lang w:val="en-CA"/>
              </w:rPr>
              <w:t>ollPointType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4856C5" w14:textId="35554EEC"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4B358CC5" w14:textId="39E87998" w:rsidR="00A250DF" w:rsidRPr="00910D11" w:rsidRDefault="00A250DF" w:rsidP="00A250DF">
            <w:pPr>
              <w:jc w:val="center"/>
              <w:rPr>
                <w:sz w:val="22"/>
                <w:szCs w:val="22"/>
                <w:lang w:val="en-CA"/>
              </w:rPr>
            </w:pPr>
            <w:r w:rsidRPr="00FF6B48">
              <w:rPr>
                <w:sz w:val="22"/>
                <w:szCs w:val="22"/>
                <w:lang w:val="en-CA"/>
              </w:rPr>
              <w:t>code:Code</w:t>
            </w:r>
          </w:p>
        </w:tc>
      </w:tr>
      <w:tr w:rsidR="00A250DF" w14:paraId="2C335656"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43DA2D" w14:textId="5DBE6BEA" w:rsidR="00A250DF" w:rsidRDefault="00732D6B" w:rsidP="00A250DF">
            <w:pPr>
              <w:jc w:val="center"/>
              <w:rPr>
                <w:sz w:val="22"/>
                <w:szCs w:val="22"/>
                <w:lang w:val="en-CA"/>
              </w:rPr>
            </w:pPr>
            <w:r w:rsidRPr="00732D6B">
              <w:rPr>
                <w:sz w:val="22"/>
                <w:szCs w:val="22"/>
                <w:lang w:val="en-CA"/>
              </w:rPr>
              <w:t>Type of underpass intersecting a road (e.g., road, rail, water).</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5EAA1" w14:textId="4C22C3EE" w:rsidR="00A250DF" w:rsidRPr="008D2001" w:rsidRDefault="00A250DF" w:rsidP="00A250DF">
            <w:pPr>
              <w:jc w:val="center"/>
              <w:rPr>
                <w:sz w:val="22"/>
                <w:szCs w:val="22"/>
                <w:lang w:val="en-CA"/>
              </w:rPr>
            </w:pPr>
            <w:r w:rsidRPr="001B5578">
              <w:rPr>
                <w:sz w:val="22"/>
                <w:szCs w:val="22"/>
                <w:lang w:val="en-CA"/>
              </w:rPr>
              <w:t>cdt:</w:t>
            </w:r>
            <w:r>
              <w:rPr>
                <w:sz w:val="22"/>
                <w:szCs w:val="22"/>
                <w:lang w:val="en-CA"/>
              </w:rPr>
              <w:t>U</w:t>
            </w:r>
            <w:r w:rsidRPr="001B5578">
              <w:rPr>
                <w:sz w:val="22"/>
                <w:szCs w:val="22"/>
                <w:lang w:val="en-CA"/>
              </w:rPr>
              <w:t>nderpassType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D70D1D" w14:textId="24C1785F"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1A1ED739" w14:textId="268D9E60" w:rsidR="00A250DF" w:rsidRPr="00910D11" w:rsidRDefault="00A250DF" w:rsidP="00A250DF">
            <w:pPr>
              <w:jc w:val="center"/>
              <w:rPr>
                <w:sz w:val="22"/>
                <w:szCs w:val="22"/>
                <w:lang w:val="en-CA"/>
              </w:rPr>
            </w:pPr>
            <w:r w:rsidRPr="00FF6B48">
              <w:rPr>
                <w:sz w:val="22"/>
                <w:szCs w:val="22"/>
                <w:lang w:val="en-CA"/>
              </w:rPr>
              <w:t>code:Code</w:t>
            </w:r>
          </w:p>
        </w:tc>
      </w:tr>
      <w:tr w:rsidR="00A250DF" w14:paraId="44DF4D22"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AEDAC0" w14:textId="53F8B927" w:rsidR="00A250DF" w:rsidRDefault="00732D6B" w:rsidP="00A250DF">
            <w:pPr>
              <w:jc w:val="center"/>
              <w:rPr>
                <w:sz w:val="22"/>
                <w:szCs w:val="22"/>
                <w:lang w:val="en-CA"/>
              </w:rPr>
            </w:pPr>
            <w:r w:rsidRPr="00732D6B">
              <w:rPr>
                <w:sz w:val="22"/>
                <w:szCs w:val="22"/>
                <w:lang w:val="en-CA"/>
              </w:rPr>
              <w:t>Type of access barrier restricting road use (e.g., removable, permanent).</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AC65A" w14:textId="4F24A6E0" w:rsidR="00A250DF" w:rsidRPr="008D2001" w:rsidRDefault="00A250DF" w:rsidP="00A250DF">
            <w:pPr>
              <w:jc w:val="center"/>
              <w:rPr>
                <w:sz w:val="22"/>
                <w:szCs w:val="22"/>
                <w:lang w:val="en-CA"/>
              </w:rPr>
            </w:pPr>
            <w:r>
              <w:rPr>
                <w:sz w:val="22"/>
                <w:szCs w:val="22"/>
                <w:lang w:val="en-CA"/>
              </w:rPr>
              <w:t xml:space="preserve"> cdt:BlockedPassageType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832EE" w14:textId="2D3396AD"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1E768BD6" w14:textId="2201A0C5" w:rsidR="00A250DF" w:rsidRPr="00910D11" w:rsidRDefault="00A250DF" w:rsidP="00A250DF">
            <w:pPr>
              <w:jc w:val="center"/>
              <w:rPr>
                <w:sz w:val="22"/>
                <w:szCs w:val="22"/>
                <w:lang w:val="en-CA"/>
              </w:rPr>
            </w:pPr>
            <w:r w:rsidRPr="00FF6B48">
              <w:rPr>
                <w:sz w:val="22"/>
                <w:szCs w:val="22"/>
                <w:lang w:val="en-CA"/>
              </w:rPr>
              <w:t>code:Code</w:t>
            </w:r>
          </w:p>
        </w:tc>
      </w:tr>
      <w:tr w:rsidR="00A250DF" w14:paraId="470FFFB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6F7B9" w14:textId="6FC9757E" w:rsidR="00A250DF" w:rsidRDefault="00732D6B" w:rsidP="00A250DF">
            <w:pPr>
              <w:jc w:val="center"/>
              <w:rPr>
                <w:sz w:val="22"/>
                <w:szCs w:val="22"/>
                <w:lang w:val="en-CA"/>
              </w:rPr>
            </w:pPr>
            <w:r w:rsidRPr="00732D6B">
              <w:rPr>
                <w:sz w:val="22"/>
                <w:szCs w:val="22"/>
                <w:lang w:val="en-CA"/>
              </w:rPr>
              <w:t>Material used on the road surface (e.g., gravel, paved, dirt).</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A359E" w14:textId="0FFBB1A4" w:rsidR="00A250DF" w:rsidRPr="008D2001" w:rsidRDefault="00A250DF" w:rsidP="00A250DF">
            <w:pPr>
              <w:jc w:val="center"/>
              <w:rPr>
                <w:sz w:val="22"/>
                <w:szCs w:val="22"/>
                <w:lang w:val="en-CA"/>
              </w:rPr>
            </w:pPr>
            <w:r>
              <w:rPr>
                <w:sz w:val="22"/>
                <w:szCs w:val="22"/>
                <w:lang w:val="en-CA"/>
              </w:rPr>
              <w:t>cdt:SurfaceType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7DE31" w14:textId="2F282D3C"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51D3D7F0" w14:textId="33815B84" w:rsidR="00A250DF" w:rsidRPr="00910D11" w:rsidRDefault="00A250DF" w:rsidP="00A250DF">
            <w:pPr>
              <w:jc w:val="center"/>
              <w:rPr>
                <w:sz w:val="22"/>
                <w:szCs w:val="22"/>
                <w:lang w:val="en-CA"/>
              </w:rPr>
            </w:pPr>
            <w:r w:rsidRPr="00FF6B48">
              <w:rPr>
                <w:sz w:val="22"/>
                <w:szCs w:val="22"/>
                <w:lang w:val="en-CA"/>
              </w:rPr>
              <w:t>code:Code</w:t>
            </w:r>
          </w:p>
        </w:tc>
      </w:tr>
      <w:tr w:rsidR="00A250DF" w14:paraId="6C32F6A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6929D" w14:textId="715E241C" w:rsidR="00A250DF" w:rsidRDefault="00AA3045" w:rsidP="00A250DF">
            <w:pPr>
              <w:jc w:val="center"/>
              <w:rPr>
                <w:sz w:val="22"/>
                <w:szCs w:val="22"/>
                <w:lang w:val="en-CA"/>
              </w:rPr>
            </w:pPr>
            <w:r w:rsidRPr="00AA3045">
              <w:rPr>
                <w:sz w:val="22"/>
                <w:szCs w:val="22"/>
              </w:rPr>
              <w:t>Type of road junction based on connectivity (e.g., intersection, dead end).</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35260" w14:textId="39DB8DBB" w:rsidR="00A250DF" w:rsidRDefault="00A250DF" w:rsidP="00A250DF">
            <w:pPr>
              <w:jc w:val="center"/>
              <w:rPr>
                <w:sz w:val="22"/>
                <w:szCs w:val="22"/>
                <w:lang w:val="en-CA"/>
              </w:rPr>
            </w:pPr>
            <w:r>
              <w:rPr>
                <w:sz w:val="22"/>
                <w:szCs w:val="22"/>
                <w:lang w:val="en-CA"/>
              </w:rPr>
              <w:t>cdt:JunctionType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BEF56" w14:textId="335C2E17"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0E299482" w14:textId="04A0A867" w:rsidR="00A250DF" w:rsidRPr="00910D11" w:rsidRDefault="00A250DF" w:rsidP="00A250DF">
            <w:pPr>
              <w:jc w:val="center"/>
              <w:rPr>
                <w:sz w:val="22"/>
                <w:szCs w:val="22"/>
                <w:lang w:val="en-CA"/>
              </w:rPr>
            </w:pPr>
            <w:r w:rsidRPr="00FF6B48">
              <w:rPr>
                <w:sz w:val="22"/>
                <w:szCs w:val="22"/>
                <w:lang w:val="en-CA"/>
              </w:rPr>
              <w:t>code:Code</w:t>
            </w:r>
          </w:p>
        </w:tc>
      </w:tr>
      <w:tr w:rsidR="00A250DF" w14:paraId="346E87F8"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A061ED" w14:textId="1A85D5F9" w:rsidR="00A250DF" w:rsidRDefault="00AA3045" w:rsidP="00A250DF">
            <w:pPr>
              <w:jc w:val="center"/>
              <w:rPr>
                <w:sz w:val="22"/>
                <w:szCs w:val="22"/>
                <w:lang w:val="en-CA"/>
              </w:rPr>
            </w:pPr>
            <w:r w:rsidRPr="00AA3045">
              <w:rPr>
                <w:sz w:val="22"/>
                <w:szCs w:val="22"/>
              </w:rPr>
              <w:t>Method used to collect road data (e.g., GPS, aerial photo, field survey).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D9855C" w14:textId="54BF5344" w:rsidR="00A250DF" w:rsidRDefault="00A250DF" w:rsidP="00A250DF">
            <w:pPr>
              <w:jc w:val="center"/>
              <w:rPr>
                <w:sz w:val="22"/>
                <w:szCs w:val="22"/>
                <w:lang w:val="en-CA"/>
              </w:rPr>
            </w:pPr>
            <w:r>
              <w:rPr>
                <w:sz w:val="22"/>
                <w:szCs w:val="22"/>
                <w:lang w:val="en-CA"/>
              </w:rPr>
              <w:t>cdt:AquisitionTechnique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DE01A" w14:textId="7260F348"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38EB42CD" w14:textId="22693BE8" w:rsidR="00A250DF" w:rsidRPr="00910D11" w:rsidRDefault="00A250DF" w:rsidP="00A250DF">
            <w:pPr>
              <w:jc w:val="center"/>
              <w:rPr>
                <w:sz w:val="22"/>
                <w:szCs w:val="22"/>
                <w:lang w:val="en-CA"/>
              </w:rPr>
            </w:pPr>
            <w:r w:rsidRPr="00FF6B48">
              <w:rPr>
                <w:sz w:val="22"/>
                <w:szCs w:val="22"/>
                <w:lang w:val="en-CA"/>
              </w:rPr>
              <w:t>code:Code</w:t>
            </w:r>
          </w:p>
        </w:tc>
      </w:tr>
      <w:tr w:rsidR="00A250DF" w14:paraId="31B2F55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B3487" w14:textId="04FBFDE6" w:rsidR="00A250DF" w:rsidRDefault="00AA3045" w:rsidP="00A250DF">
            <w:pPr>
              <w:jc w:val="center"/>
              <w:rPr>
                <w:sz w:val="22"/>
                <w:szCs w:val="22"/>
                <w:lang w:val="en-CA"/>
              </w:rPr>
            </w:pPr>
            <w:r w:rsidRPr="00AA3045">
              <w:rPr>
                <w:sz w:val="22"/>
                <w:szCs w:val="22"/>
                <w:lang w:val="en-CA"/>
              </w:rPr>
              <w:t>Functional classification of the road (e.g., arterial, collector, freeway).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0B004D" w14:textId="064F0477" w:rsidR="00A250DF" w:rsidRDefault="00A250DF" w:rsidP="00A250DF">
            <w:pPr>
              <w:jc w:val="center"/>
              <w:rPr>
                <w:sz w:val="22"/>
                <w:szCs w:val="22"/>
                <w:lang w:val="en-CA"/>
              </w:rPr>
            </w:pPr>
            <w:r>
              <w:rPr>
                <w:sz w:val="22"/>
                <w:szCs w:val="22"/>
                <w:lang w:val="en-CA"/>
              </w:rPr>
              <w:t>cdt:RoadClass</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76670" w14:textId="0C620393"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19C18FB6" w14:textId="3A2BE782" w:rsidR="00A250DF" w:rsidRPr="00910D11" w:rsidRDefault="00A250DF" w:rsidP="005D763A">
            <w:pPr>
              <w:keepNext/>
              <w:jc w:val="center"/>
              <w:rPr>
                <w:sz w:val="22"/>
                <w:szCs w:val="22"/>
                <w:lang w:val="en-CA"/>
              </w:rPr>
              <w:pPrChange w:id="265" w:author="Divnoor Pal Chatha" w:date="2025-06-25T17:04:00Z" w16du:dateUtc="2025-06-25T21:04:00Z">
                <w:pPr>
                  <w:jc w:val="center"/>
                </w:pPr>
              </w:pPrChange>
            </w:pPr>
            <w:r w:rsidRPr="00FF6B48">
              <w:rPr>
                <w:sz w:val="22"/>
                <w:szCs w:val="22"/>
                <w:lang w:val="en-CA"/>
              </w:rPr>
              <w:t>code:Code</w:t>
            </w:r>
          </w:p>
        </w:tc>
      </w:tr>
    </w:tbl>
    <w:p w14:paraId="48BFB3B3" w14:textId="201FBD04" w:rsidR="005D763A" w:rsidRDefault="005D763A">
      <w:pPr>
        <w:pStyle w:val="Caption"/>
        <w:rPr>
          <w:ins w:id="266" w:author="Divnoor Pal Chatha" w:date="2025-06-25T17:04:00Z" w16du:dateUtc="2025-06-25T21:04:00Z"/>
        </w:rPr>
      </w:pPr>
      <w:ins w:id="267" w:author="Divnoor Pal Chatha" w:date="2025-06-25T17:04:00Z" w16du:dateUtc="2025-06-25T21:04:00Z">
        <w:r>
          <w:t xml:space="preserve">Table </w:t>
        </w:r>
        <w:r>
          <w:fldChar w:fldCharType="begin"/>
        </w:r>
        <w:r>
          <w:instrText xml:space="preserve"> SEQ Table \* ARABIC </w:instrText>
        </w:r>
      </w:ins>
      <w:r>
        <w:fldChar w:fldCharType="separate"/>
      </w:r>
      <w:ins w:id="268" w:author="Divnoor Pal Chatha" w:date="2025-06-25T17:04:00Z" w16du:dateUtc="2025-06-25T21:04:00Z">
        <w:r>
          <w:rPr>
            <w:noProof/>
          </w:rPr>
          <w:t>18</w:t>
        </w:r>
        <w:r>
          <w:fldChar w:fldCharType="end"/>
        </w:r>
        <w:r>
          <w:t xml:space="preserve">: </w:t>
        </w:r>
        <w:r w:rsidRPr="00D9549F">
          <w:t>Key classes in the City Digital Twin Road Network Pattern</w:t>
        </w:r>
      </w:ins>
    </w:p>
    <w:p w14:paraId="6C1CD4C5" w14:textId="7D858CA8" w:rsidR="00595963" w:rsidRPr="00F00383" w:rsidRDefault="00F00383" w:rsidP="009747FF">
      <w:pPr>
        <w:rPr>
          <w:b/>
          <w:bCs/>
          <w:sz w:val="22"/>
          <w:szCs w:val="22"/>
        </w:rPr>
      </w:pPr>
      <w:del w:id="269" w:author="Divnoor Pal Chatha" w:date="2025-06-25T17:04:00Z" w16du:dateUtc="2025-06-25T21:04:00Z">
        <w:r w:rsidRPr="00F00383" w:rsidDel="005D763A">
          <w:rPr>
            <w:b/>
            <w:bCs/>
            <w:sz w:val="22"/>
            <w:szCs w:val="22"/>
          </w:rPr>
          <w:delText xml:space="preserve">Table </w:delText>
        </w:r>
        <w:r w:rsidDel="005D763A">
          <w:rPr>
            <w:b/>
            <w:bCs/>
            <w:sz w:val="22"/>
            <w:szCs w:val="22"/>
          </w:rPr>
          <w:delText>16</w:delText>
        </w:r>
        <w:r w:rsidRPr="00F00383" w:rsidDel="005D763A">
          <w:rPr>
            <w:b/>
            <w:bCs/>
            <w:sz w:val="22"/>
            <w:szCs w:val="22"/>
          </w:rPr>
          <w:delText>:</w:delText>
        </w:r>
        <w:r w:rsidRPr="00F00383" w:rsidDel="005D763A">
          <w:rPr>
            <w:sz w:val="22"/>
            <w:szCs w:val="22"/>
          </w:rPr>
          <w:delText xml:space="preserve"> </w:delText>
        </w:r>
        <w:r w:rsidDel="005D763A">
          <w:rPr>
            <w:sz w:val="22"/>
            <w:szCs w:val="22"/>
          </w:rPr>
          <w:delText>Key</w:delText>
        </w:r>
        <w:r w:rsidRPr="00F00383" w:rsidDel="005D763A">
          <w:rPr>
            <w:sz w:val="22"/>
            <w:szCs w:val="22"/>
          </w:rPr>
          <w:delText xml:space="preserve"> classes in the City Digital Twin Road Network Pattern</w:delText>
        </w:r>
      </w:del>
    </w:p>
    <w:sectPr w:rsidR="00595963" w:rsidRPr="00F003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 w:author="Megan Katsumi" w:date="2025-06-24T08:52:00Z" w:initials="MK">
    <w:p w14:paraId="609B6681" w14:textId="77777777" w:rsidR="00FA29C1" w:rsidRDefault="00FA29C1" w:rsidP="00FA29C1">
      <w:r>
        <w:rPr>
          <w:rStyle w:val="CommentReference"/>
        </w:rPr>
        <w:annotationRef/>
      </w:r>
      <w:r>
        <w:rPr>
          <w:sz w:val="20"/>
          <w:szCs w:val="20"/>
        </w:rPr>
        <w:t>What else?</w:t>
      </w:r>
    </w:p>
  </w:comment>
  <w:comment w:id="78" w:author="Megan Katsumi" w:date="2025-06-24T09:06:00Z" w:initials="MK">
    <w:p w14:paraId="62F38D6E" w14:textId="77777777" w:rsidR="00FA2F9A" w:rsidRDefault="00FA2F9A" w:rsidP="00FA2F9A">
      <w:r>
        <w:rPr>
          <w:rStyle w:val="CommentReference"/>
        </w:rPr>
        <w:annotationRef/>
      </w:r>
      <w:r>
        <w:rPr>
          <w:sz w:val="20"/>
          <w:szCs w:val="20"/>
        </w:rPr>
        <w:t>Update diagrams to match Anderson's. The contrast makes the content of the boxes very difficult to read.</w:t>
      </w:r>
    </w:p>
  </w:comment>
  <w:comment w:id="79" w:author="Megan Katsumi" w:date="2025-06-24T09:11:00Z" w:initials="MK">
    <w:p w14:paraId="16090BE5" w14:textId="77777777" w:rsidR="00FA2F9A" w:rsidRDefault="00FA2F9A" w:rsidP="00FA2F9A">
      <w:r>
        <w:rPr>
          <w:rStyle w:val="CommentReference"/>
        </w:rPr>
        <w:annotationRef/>
      </w:r>
      <w:r>
        <w:rPr>
          <w:sz w:val="20"/>
          <w:szCs w:val="20"/>
        </w:rPr>
        <w:t>There shouldn't be any subclassof relationships between an instance and a class. Maybe these should be instance of? Please fix.</w:t>
      </w:r>
    </w:p>
  </w:comment>
  <w:comment w:id="84" w:author="Megan Katsumi" w:date="2025-06-24T09:04:00Z" w:initials="MK">
    <w:p w14:paraId="53D7376B" w14:textId="6FDF8EDA" w:rsidR="00FA2F9A" w:rsidRDefault="00FA2F9A" w:rsidP="00FA2F9A">
      <w:r>
        <w:rPr>
          <w:rStyle w:val="CommentReference"/>
        </w:rPr>
        <w:annotationRef/>
      </w:r>
      <w:r>
        <w:rPr>
          <w:sz w:val="20"/>
          <w:szCs w:val="20"/>
        </w:rPr>
        <w:t>Please modify to use captions (as above) to enable referencing and automated numbering across the diagrams.</w:t>
      </w:r>
    </w:p>
  </w:comment>
  <w:comment w:id="95" w:author="Megan Katsumi" w:date="2025-06-24T09:08:00Z" w:initials="MK">
    <w:p w14:paraId="709E5CF1" w14:textId="77777777" w:rsidR="00FA2F9A" w:rsidRDefault="00FA2F9A" w:rsidP="00FA2F9A">
      <w:r>
        <w:rPr>
          <w:rStyle w:val="CommentReference"/>
        </w:rPr>
        <w:annotationRef/>
      </w:r>
      <w:r>
        <w:rPr>
          <w:sz w:val="20"/>
          <w:szCs w:val="20"/>
        </w:rPr>
        <w:t>How is this used? What is the relevance?</w:t>
      </w:r>
    </w:p>
  </w:comment>
  <w:comment w:id="107" w:author="Megan Katsumi" w:date="2025-06-12T09:29:00Z" w:initials="MK">
    <w:p w14:paraId="6ABF3932" w14:textId="069C52D1" w:rsidR="00CC7E43" w:rsidRDefault="00CC7E43" w:rsidP="00A176C9">
      <w:r>
        <w:rPr>
          <w:rStyle w:val="CommentReference"/>
        </w:rPr>
        <w:annotationRef/>
      </w:r>
      <w:r>
        <w:rPr>
          <w:color w:val="000000"/>
          <w:sz w:val="20"/>
          <w:szCs w:val="20"/>
        </w:rPr>
        <w:t>I think you can remove this column entirely</w:t>
      </w:r>
    </w:p>
  </w:comment>
  <w:comment w:id="113" w:author="Megan Katsumi" w:date="2025-06-12T09:25:00Z" w:initials="MK">
    <w:p w14:paraId="1B553AB6" w14:textId="5B39BEAD" w:rsidR="00CC7E43" w:rsidRDefault="00CC7E43" w:rsidP="00A176C9">
      <w:r>
        <w:rPr>
          <w:rStyle w:val="CommentReference"/>
        </w:rPr>
        <w:annotationRef/>
      </w:r>
      <w:r>
        <w:rPr>
          <w:sz w:val="20"/>
          <w:szCs w:val="20"/>
        </w:rPr>
        <w:t>These restrictions are required for the definition of the extension, but they don’t need to be in the mapping; implicitly, you’re defining the value to be whatever is in the row of data (which could be one value, multiple values, or nothing). If your mapping addresses cases of single, multiple, or null values then you can describe that in the procedure.</w:t>
      </w:r>
    </w:p>
  </w:comment>
  <w:comment w:id="248" w:author="Megan Katsumi" w:date="2025-06-12T09:35:00Z" w:initials="MK">
    <w:p w14:paraId="1B76C9AB" w14:textId="45DAF5EF" w:rsidR="00F113E4" w:rsidRDefault="00F113E4" w:rsidP="00A176C9">
      <w:r>
        <w:rPr>
          <w:rStyle w:val="CommentReference"/>
        </w:rPr>
        <w:annotationRef/>
      </w:r>
      <w:r>
        <w:rPr>
          <w:color w:val="000000"/>
          <w:sz w:val="20"/>
          <w:szCs w:val="20"/>
        </w:rPr>
        <w:t>Output file(s)?</w:t>
      </w:r>
    </w:p>
  </w:comment>
  <w:comment w:id="249" w:author="Megan Katsumi" w:date="2025-06-12T09:32:00Z" w:initials="MK">
    <w:p w14:paraId="42487AD7" w14:textId="302B19A4" w:rsidR="00F113E4" w:rsidRDefault="00F113E4" w:rsidP="00A176C9">
      <w:r>
        <w:rPr>
          <w:rStyle w:val="CommentReference"/>
        </w:rPr>
        <w:annotationRef/>
      </w:r>
      <w:r>
        <w:rPr>
          <w:sz w:val="20"/>
          <w:szCs w:val="20"/>
        </w:rPr>
        <w:t>What namespace is used? What about the URIs for any other instances that you define in the mapping?</w:t>
      </w:r>
    </w:p>
    <w:p w14:paraId="719D69F0" w14:textId="77777777" w:rsidR="00F113E4" w:rsidRDefault="00F113E4" w:rsidP="00A176C9"/>
    <w:p w14:paraId="626BBA39" w14:textId="77777777" w:rsidR="00F113E4" w:rsidRDefault="00F113E4" w:rsidP="00A176C9">
      <w:r>
        <w:rPr>
          <w:sz w:val="20"/>
          <w:szCs w:val="20"/>
        </w:rPr>
        <w:t>Suggest you include a brief note at the start of this section that describes how URIs are defined for all instances generated from the mapping.</w:t>
      </w:r>
    </w:p>
  </w:comment>
  <w:comment w:id="258" w:author="Megan Katsumi" w:date="2025-06-12T09:46:00Z" w:initials="MK">
    <w:p w14:paraId="0DC5CF2D" w14:textId="77777777" w:rsidR="00463862" w:rsidRDefault="00463862" w:rsidP="00A176C9">
      <w:r>
        <w:rPr>
          <w:rStyle w:val="CommentReference"/>
        </w:rPr>
        <w:annotationRef/>
      </w:r>
      <w:r>
        <w:rPr>
          <w:color w:val="000000"/>
          <w:sz w:val="20"/>
          <w:szCs w:val="20"/>
        </w:rPr>
        <w:t>Except for subclass definitions, all of these value restrictions should specify quantifiers. We can work through the appropriate definitions together.</w:t>
      </w:r>
    </w:p>
  </w:comment>
  <w:comment w:id="264" w:author="Megan Katsumi" w:date="2025-06-12T09:48:00Z" w:initials="MK">
    <w:p w14:paraId="5F73CD2B" w14:textId="77777777" w:rsidR="00D64F43" w:rsidRDefault="00D64F43" w:rsidP="00A176C9">
      <w:r>
        <w:rPr>
          <w:rStyle w:val="CommentReference"/>
        </w:rPr>
        <w:annotationRef/>
      </w:r>
      <w:r>
        <w:rPr>
          <w:color w:val="000000"/>
          <w:sz w:val="20"/>
          <w:szCs w:val="20"/>
        </w:rPr>
        <w:t>I think this needs to be updated (based on our last discussion, you’ll be using the Code class to define this classification, is that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9B6681" w15:done="0"/>
  <w15:commentEx w15:paraId="62F38D6E" w15:done="0"/>
  <w15:commentEx w15:paraId="16090BE5" w15:paraIdParent="62F38D6E" w15:done="0"/>
  <w15:commentEx w15:paraId="53D7376B" w15:done="0"/>
  <w15:commentEx w15:paraId="709E5CF1" w15:done="0"/>
  <w15:commentEx w15:paraId="6ABF3932" w15:done="0"/>
  <w15:commentEx w15:paraId="1B553AB6" w15:done="0"/>
  <w15:commentEx w15:paraId="1B76C9AB" w15:done="0"/>
  <w15:commentEx w15:paraId="626BBA39" w15:done="0"/>
  <w15:commentEx w15:paraId="0DC5CF2D" w15:done="0"/>
  <w15:commentEx w15:paraId="5F73CD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D65737" w16cex:dateUtc="2025-06-24T12:52:00Z"/>
  <w16cex:commentExtensible w16cex:durableId="48DF6EBF" w16cex:dateUtc="2025-06-24T13:06:00Z"/>
  <w16cex:commentExtensible w16cex:durableId="2B430B27" w16cex:dateUtc="2025-06-24T13:11:00Z"/>
  <w16cex:commentExtensible w16cex:durableId="222F58EB" w16cex:dateUtc="2025-06-24T13:04:00Z"/>
  <w16cex:commentExtensible w16cex:durableId="5CBFC51B" w16cex:dateUtc="2025-06-24T13:08:00Z"/>
  <w16cex:commentExtensible w16cex:durableId="2BF51C72" w16cex:dateUtc="2025-06-12T13:29:00Z"/>
  <w16cex:commentExtensible w16cex:durableId="2BF51B9E" w16cex:dateUtc="2025-06-12T13:25:00Z"/>
  <w16cex:commentExtensible w16cex:durableId="2BF51DC6" w16cex:dateUtc="2025-06-12T13:35:00Z"/>
  <w16cex:commentExtensible w16cex:durableId="2BF51D31" w16cex:dateUtc="2025-06-12T13:32:00Z"/>
  <w16cex:commentExtensible w16cex:durableId="2BF52066" w16cex:dateUtc="2025-06-12T13:46:00Z"/>
  <w16cex:commentExtensible w16cex:durableId="2BF520DA" w16cex:dateUtc="2025-06-12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9B6681" w16cid:durableId="2AD65737"/>
  <w16cid:commentId w16cid:paraId="62F38D6E" w16cid:durableId="48DF6EBF"/>
  <w16cid:commentId w16cid:paraId="16090BE5" w16cid:durableId="2B430B27"/>
  <w16cid:commentId w16cid:paraId="53D7376B" w16cid:durableId="222F58EB"/>
  <w16cid:commentId w16cid:paraId="709E5CF1" w16cid:durableId="5CBFC51B"/>
  <w16cid:commentId w16cid:paraId="6ABF3932" w16cid:durableId="2BF51C72"/>
  <w16cid:commentId w16cid:paraId="1B553AB6" w16cid:durableId="2BF51B9E"/>
  <w16cid:commentId w16cid:paraId="1B76C9AB" w16cid:durableId="2BF51DC6"/>
  <w16cid:commentId w16cid:paraId="626BBA39" w16cid:durableId="2BF51D31"/>
  <w16cid:commentId w16cid:paraId="0DC5CF2D" w16cid:durableId="2BF52066"/>
  <w16cid:commentId w16cid:paraId="5F73CD2B" w16cid:durableId="2BF520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910EC" w14:textId="77777777" w:rsidR="00F64EA6" w:rsidRDefault="00F64EA6" w:rsidP="00875CC8">
      <w:pPr>
        <w:spacing w:after="0" w:line="240" w:lineRule="auto"/>
      </w:pPr>
      <w:r>
        <w:separator/>
      </w:r>
    </w:p>
  </w:endnote>
  <w:endnote w:type="continuationSeparator" w:id="0">
    <w:p w14:paraId="31FB0DFA" w14:textId="77777777" w:rsidR="00F64EA6" w:rsidRDefault="00F64EA6" w:rsidP="00875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1CF5F" w14:textId="77777777" w:rsidR="00F64EA6" w:rsidRDefault="00F64EA6" w:rsidP="00875CC8">
      <w:pPr>
        <w:spacing w:after="0" w:line="240" w:lineRule="auto"/>
      </w:pPr>
      <w:r>
        <w:separator/>
      </w:r>
    </w:p>
  </w:footnote>
  <w:footnote w:type="continuationSeparator" w:id="0">
    <w:p w14:paraId="23ED169E" w14:textId="77777777" w:rsidR="00F64EA6" w:rsidRDefault="00F64EA6" w:rsidP="00875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A4864"/>
    <w:multiLevelType w:val="hybridMultilevel"/>
    <w:tmpl w:val="CAB0416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0739F3"/>
    <w:multiLevelType w:val="hybridMultilevel"/>
    <w:tmpl w:val="48844E96"/>
    <w:lvl w:ilvl="0" w:tplc="10090003">
      <w:start w:val="1"/>
      <w:numFmt w:val="bullet"/>
      <w:lvlText w:val="o"/>
      <w:lvlJc w:val="left"/>
      <w:pPr>
        <w:ind w:left="1080" w:hanging="360"/>
      </w:pPr>
      <w:rPr>
        <w:rFonts w:ascii="Courier New" w:hAnsi="Courier New" w:cs="Courier New" w:hint="default"/>
      </w:rPr>
    </w:lvl>
    <w:lvl w:ilvl="1" w:tplc="29F28632">
      <w:numFmt w:val="bullet"/>
      <w:lvlText w:val="-"/>
      <w:lvlJc w:val="left"/>
      <w:pPr>
        <w:ind w:left="1800" w:hanging="360"/>
      </w:pPr>
      <w:rPr>
        <w:rFonts w:ascii="Aptos" w:eastAsiaTheme="minorEastAsia" w:hAnsi="Aptos" w:cstheme="minorBidi"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5313E44"/>
    <w:multiLevelType w:val="multilevel"/>
    <w:tmpl w:val="D6EE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64EA9"/>
    <w:multiLevelType w:val="hybridMultilevel"/>
    <w:tmpl w:val="C3E6E890"/>
    <w:lvl w:ilvl="0" w:tplc="849CD8B2">
      <w:start w:val="1"/>
      <w:numFmt w:val="bullet"/>
      <w:lvlText w:val=""/>
      <w:lvlJc w:val="left"/>
      <w:pPr>
        <w:ind w:left="720" w:hanging="360"/>
      </w:pPr>
      <w:rPr>
        <w:rFonts w:ascii="Symbol" w:hAnsi="Symbol" w:hint="default"/>
      </w:rPr>
    </w:lvl>
    <w:lvl w:ilvl="1" w:tplc="D66C8386">
      <w:start w:val="1"/>
      <w:numFmt w:val="bullet"/>
      <w:lvlText w:val="o"/>
      <w:lvlJc w:val="left"/>
      <w:pPr>
        <w:ind w:left="1440" w:hanging="360"/>
      </w:pPr>
      <w:rPr>
        <w:rFonts w:ascii="Courier New" w:hAnsi="Courier New" w:hint="default"/>
      </w:rPr>
    </w:lvl>
    <w:lvl w:ilvl="2" w:tplc="09BCBB58">
      <w:start w:val="1"/>
      <w:numFmt w:val="bullet"/>
      <w:lvlText w:val=""/>
      <w:lvlJc w:val="left"/>
      <w:pPr>
        <w:ind w:left="2160" w:hanging="360"/>
      </w:pPr>
      <w:rPr>
        <w:rFonts w:ascii="Wingdings" w:hAnsi="Wingdings" w:hint="default"/>
      </w:rPr>
    </w:lvl>
    <w:lvl w:ilvl="3" w:tplc="9BF69668">
      <w:start w:val="1"/>
      <w:numFmt w:val="bullet"/>
      <w:lvlText w:val=""/>
      <w:lvlJc w:val="left"/>
      <w:pPr>
        <w:ind w:left="2880" w:hanging="360"/>
      </w:pPr>
      <w:rPr>
        <w:rFonts w:ascii="Symbol" w:hAnsi="Symbol" w:hint="default"/>
      </w:rPr>
    </w:lvl>
    <w:lvl w:ilvl="4" w:tplc="9796F114">
      <w:start w:val="1"/>
      <w:numFmt w:val="bullet"/>
      <w:lvlText w:val="o"/>
      <w:lvlJc w:val="left"/>
      <w:pPr>
        <w:ind w:left="3600" w:hanging="360"/>
      </w:pPr>
      <w:rPr>
        <w:rFonts w:ascii="Courier New" w:hAnsi="Courier New" w:hint="default"/>
      </w:rPr>
    </w:lvl>
    <w:lvl w:ilvl="5" w:tplc="3B9C458A">
      <w:start w:val="1"/>
      <w:numFmt w:val="bullet"/>
      <w:lvlText w:val=""/>
      <w:lvlJc w:val="left"/>
      <w:pPr>
        <w:ind w:left="4320" w:hanging="360"/>
      </w:pPr>
      <w:rPr>
        <w:rFonts w:ascii="Wingdings" w:hAnsi="Wingdings" w:hint="default"/>
      </w:rPr>
    </w:lvl>
    <w:lvl w:ilvl="6" w:tplc="51DAAAC8">
      <w:start w:val="1"/>
      <w:numFmt w:val="bullet"/>
      <w:lvlText w:val=""/>
      <w:lvlJc w:val="left"/>
      <w:pPr>
        <w:ind w:left="5040" w:hanging="360"/>
      </w:pPr>
      <w:rPr>
        <w:rFonts w:ascii="Symbol" w:hAnsi="Symbol" w:hint="default"/>
      </w:rPr>
    </w:lvl>
    <w:lvl w:ilvl="7" w:tplc="28FA82D4">
      <w:start w:val="1"/>
      <w:numFmt w:val="bullet"/>
      <w:lvlText w:val="o"/>
      <w:lvlJc w:val="left"/>
      <w:pPr>
        <w:ind w:left="5760" w:hanging="360"/>
      </w:pPr>
      <w:rPr>
        <w:rFonts w:ascii="Courier New" w:hAnsi="Courier New" w:hint="default"/>
      </w:rPr>
    </w:lvl>
    <w:lvl w:ilvl="8" w:tplc="92F06764">
      <w:start w:val="1"/>
      <w:numFmt w:val="bullet"/>
      <w:lvlText w:val=""/>
      <w:lvlJc w:val="left"/>
      <w:pPr>
        <w:ind w:left="6480" w:hanging="360"/>
      </w:pPr>
      <w:rPr>
        <w:rFonts w:ascii="Wingdings" w:hAnsi="Wingdings" w:hint="default"/>
      </w:rPr>
    </w:lvl>
  </w:abstractNum>
  <w:abstractNum w:abstractNumId="4" w15:restartNumberingAfterBreak="0">
    <w:nsid w:val="1AE033CF"/>
    <w:multiLevelType w:val="multilevel"/>
    <w:tmpl w:val="A028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010CA"/>
    <w:multiLevelType w:val="multilevel"/>
    <w:tmpl w:val="9CDE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A1E49"/>
    <w:multiLevelType w:val="hybridMultilevel"/>
    <w:tmpl w:val="9814A8A4"/>
    <w:lvl w:ilvl="0" w:tplc="1009000F">
      <w:start w:val="1"/>
      <w:numFmt w:val="decimal"/>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C265A5"/>
    <w:multiLevelType w:val="multilevel"/>
    <w:tmpl w:val="853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B6A54"/>
    <w:multiLevelType w:val="multilevel"/>
    <w:tmpl w:val="BFB6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A1E67"/>
    <w:multiLevelType w:val="hybridMultilevel"/>
    <w:tmpl w:val="146CEC6A"/>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abstractNum w:abstractNumId="11" w15:restartNumberingAfterBreak="0">
    <w:nsid w:val="37FC6DE0"/>
    <w:multiLevelType w:val="multilevel"/>
    <w:tmpl w:val="E314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513BB9"/>
    <w:multiLevelType w:val="hybridMultilevel"/>
    <w:tmpl w:val="C94CEA7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D2862B5"/>
    <w:multiLevelType w:val="multilevel"/>
    <w:tmpl w:val="A440CD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A7222"/>
    <w:multiLevelType w:val="hybridMultilevel"/>
    <w:tmpl w:val="BE0EC8E2"/>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4B229A7"/>
    <w:multiLevelType w:val="multilevel"/>
    <w:tmpl w:val="6B4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A69DF"/>
    <w:multiLevelType w:val="multilevel"/>
    <w:tmpl w:val="BCE6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03EDC"/>
    <w:multiLevelType w:val="multilevel"/>
    <w:tmpl w:val="9EAE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04946"/>
    <w:multiLevelType w:val="multilevel"/>
    <w:tmpl w:val="9440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303AA"/>
    <w:multiLevelType w:val="multilevel"/>
    <w:tmpl w:val="9080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F2A06"/>
    <w:multiLevelType w:val="multilevel"/>
    <w:tmpl w:val="A1B6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C7A2E"/>
    <w:multiLevelType w:val="hybridMultilevel"/>
    <w:tmpl w:val="F504329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B2A34E6"/>
    <w:multiLevelType w:val="multilevel"/>
    <w:tmpl w:val="81FAF8D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B6F5E"/>
    <w:multiLevelType w:val="multilevel"/>
    <w:tmpl w:val="853E3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52CD9"/>
    <w:multiLevelType w:val="multilevel"/>
    <w:tmpl w:val="7F0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C8589C"/>
    <w:multiLevelType w:val="multilevel"/>
    <w:tmpl w:val="24E4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E14DF7"/>
    <w:multiLevelType w:val="hybridMultilevel"/>
    <w:tmpl w:val="98A6BE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C53E03"/>
    <w:multiLevelType w:val="hybridMultilevel"/>
    <w:tmpl w:val="8E9C8826"/>
    <w:lvl w:ilvl="0" w:tplc="501C94D0">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5BA5697"/>
    <w:multiLevelType w:val="multilevel"/>
    <w:tmpl w:val="5832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A209D"/>
    <w:multiLevelType w:val="multilevel"/>
    <w:tmpl w:val="D57C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30C1E"/>
    <w:multiLevelType w:val="multilevel"/>
    <w:tmpl w:val="29E8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22D592"/>
    <w:multiLevelType w:val="hybridMultilevel"/>
    <w:tmpl w:val="B6CAD8D6"/>
    <w:lvl w:ilvl="0" w:tplc="3FCE4F42">
      <w:start w:val="1"/>
      <w:numFmt w:val="decimal"/>
      <w:lvlText w:val="%1."/>
      <w:lvlJc w:val="left"/>
      <w:pPr>
        <w:ind w:left="720" w:hanging="360"/>
      </w:pPr>
    </w:lvl>
    <w:lvl w:ilvl="1" w:tplc="02889B34">
      <w:start w:val="1"/>
      <w:numFmt w:val="lowerLetter"/>
      <w:lvlText w:val="%2."/>
      <w:lvlJc w:val="left"/>
      <w:pPr>
        <w:ind w:left="1440" w:hanging="360"/>
      </w:pPr>
    </w:lvl>
    <w:lvl w:ilvl="2" w:tplc="B542163A">
      <w:start w:val="1"/>
      <w:numFmt w:val="lowerRoman"/>
      <w:lvlText w:val="%3."/>
      <w:lvlJc w:val="right"/>
      <w:pPr>
        <w:ind w:left="2160" w:hanging="180"/>
      </w:pPr>
    </w:lvl>
    <w:lvl w:ilvl="3" w:tplc="00147842">
      <w:start w:val="1"/>
      <w:numFmt w:val="decimal"/>
      <w:lvlText w:val="%4."/>
      <w:lvlJc w:val="left"/>
      <w:pPr>
        <w:ind w:left="2880" w:hanging="360"/>
      </w:pPr>
    </w:lvl>
    <w:lvl w:ilvl="4" w:tplc="144ABBAE">
      <w:start w:val="1"/>
      <w:numFmt w:val="lowerLetter"/>
      <w:lvlText w:val="%5."/>
      <w:lvlJc w:val="left"/>
      <w:pPr>
        <w:ind w:left="3600" w:hanging="360"/>
      </w:pPr>
    </w:lvl>
    <w:lvl w:ilvl="5" w:tplc="A8F6993A">
      <w:start w:val="1"/>
      <w:numFmt w:val="lowerRoman"/>
      <w:lvlText w:val="%6."/>
      <w:lvlJc w:val="right"/>
      <w:pPr>
        <w:ind w:left="4320" w:hanging="180"/>
      </w:pPr>
    </w:lvl>
    <w:lvl w:ilvl="6" w:tplc="C1C677E4">
      <w:start w:val="1"/>
      <w:numFmt w:val="decimal"/>
      <w:lvlText w:val="%7."/>
      <w:lvlJc w:val="left"/>
      <w:pPr>
        <w:ind w:left="5040" w:hanging="360"/>
      </w:pPr>
    </w:lvl>
    <w:lvl w:ilvl="7" w:tplc="E8C6927C">
      <w:start w:val="1"/>
      <w:numFmt w:val="lowerLetter"/>
      <w:lvlText w:val="%8."/>
      <w:lvlJc w:val="left"/>
      <w:pPr>
        <w:ind w:left="5760" w:hanging="360"/>
      </w:pPr>
    </w:lvl>
    <w:lvl w:ilvl="8" w:tplc="2B50F7EA">
      <w:start w:val="1"/>
      <w:numFmt w:val="lowerRoman"/>
      <w:lvlText w:val="%9."/>
      <w:lvlJc w:val="right"/>
      <w:pPr>
        <w:ind w:left="6480" w:hanging="180"/>
      </w:pPr>
    </w:lvl>
  </w:abstractNum>
  <w:abstractNum w:abstractNumId="32" w15:restartNumberingAfterBreak="0">
    <w:nsid w:val="721C59D8"/>
    <w:multiLevelType w:val="multilevel"/>
    <w:tmpl w:val="F444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DC1304"/>
    <w:multiLevelType w:val="multilevel"/>
    <w:tmpl w:val="82E0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B90BE6"/>
    <w:multiLevelType w:val="multilevel"/>
    <w:tmpl w:val="6C8A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380665">
    <w:abstractNumId w:val="31"/>
  </w:num>
  <w:num w:numId="2" w16cid:durableId="1821463219">
    <w:abstractNumId w:val="3"/>
  </w:num>
  <w:num w:numId="3" w16cid:durableId="1766922741">
    <w:abstractNumId w:val="10"/>
  </w:num>
  <w:num w:numId="4" w16cid:durableId="611088180">
    <w:abstractNumId w:val="4"/>
  </w:num>
  <w:num w:numId="5" w16cid:durableId="451628603">
    <w:abstractNumId w:val="26"/>
  </w:num>
  <w:num w:numId="6" w16cid:durableId="268123808">
    <w:abstractNumId w:val="34"/>
  </w:num>
  <w:num w:numId="7" w16cid:durableId="539175226">
    <w:abstractNumId w:val="25"/>
  </w:num>
  <w:num w:numId="8" w16cid:durableId="632829066">
    <w:abstractNumId w:val="24"/>
  </w:num>
  <w:num w:numId="9" w16cid:durableId="962080871">
    <w:abstractNumId w:val="19"/>
  </w:num>
  <w:num w:numId="10" w16cid:durableId="792092974">
    <w:abstractNumId w:val="8"/>
  </w:num>
  <w:num w:numId="11" w16cid:durableId="1272124498">
    <w:abstractNumId w:val="32"/>
  </w:num>
  <w:num w:numId="12" w16cid:durableId="18052334">
    <w:abstractNumId w:val="15"/>
  </w:num>
  <w:num w:numId="13" w16cid:durableId="1619481956">
    <w:abstractNumId w:val="2"/>
  </w:num>
  <w:num w:numId="14" w16cid:durableId="2053267200">
    <w:abstractNumId w:val="7"/>
  </w:num>
  <w:num w:numId="15" w16cid:durableId="1244800181">
    <w:abstractNumId w:val="23"/>
  </w:num>
  <w:num w:numId="16" w16cid:durableId="595097924">
    <w:abstractNumId w:val="29"/>
  </w:num>
  <w:num w:numId="17" w16cid:durableId="767313490">
    <w:abstractNumId w:val="28"/>
  </w:num>
  <w:num w:numId="18" w16cid:durableId="2088381413">
    <w:abstractNumId w:val="30"/>
  </w:num>
  <w:num w:numId="19" w16cid:durableId="897667523">
    <w:abstractNumId w:val="11"/>
  </w:num>
  <w:num w:numId="20" w16cid:durableId="637417188">
    <w:abstractNumId w:val="6"/>
  </w:num>
  <w:num w:numId="21" w16cid:durableId="1405880155">
    <w:abstractNumId w:val="20"/>
  </w:num>
  <w:num w:numId="22" w16cid:durableId="887914212">
    <w:abstractNumId w:val="17"/>
  </w:num>
  <w:num w:numId="23" w16cid:durableId="1450928297">
    <w:abstractNumId w:val="18"/>
  </w:num>
  <w:num w:numId="24" w16cid:durableId="1001005923">
    <w:abstractNumId w:val="33"/>
  </w:num>
  <w:num w:numId="25" w16cid:durableId="1737047684">
    <w:abstractNumId w:val="16"/>
  </w:num>
  <w:num w:numId="26" w16cid:durableId="736787577">
    <w:abstractNumId w:val="5"/>
  </w:num>
  <w:num w:numId="27" w16cid:durableId="211619098">
    <w:abstractNumId w:val="13"/>
  </w:num>
  <w:num w:numId="28" w16cid:durableId="709767479">
    <w:abstractNumId w:val="22"/>
  </w:num>
  <w:num w:numId="29" w16cid:durableId="1775056560">
    <w:abstractNumId w:val="12"/>
  </w:num>
  <w:num w:numId="30" w16cid:durableId="623384880">
    <w:abstractNumId w:val="1"/>
  </w:num>
  <w:num w:numId="31" w16cid:durableId="870386546">
    <w:abstractNumId w:val="21"/>
  </w:num>
  <w:num w:numId="32" w16cid:durableId="1529559778">
    <w:abstractNumId w:val="9"/>
  </w:num>
  <w:num w:numId="33" w16cid:durableId="55129705">
    <w:abstractNumId w:val="0"/>
  </w:num>
  <w:num w:numId="34" w16cid:durableId="760029487">
    <w:abstractNumId w:val="14"/>
  </w:num>
  <w:num w:numId="35" w16cid:durableId="140830508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vnoor Pal Chatha">
    <w15:presenceInfo w15:providerId="AD" w15:userId="S::divnoor.chatha@mail.utoronto.ca::384c27bb-1561-4276-95eb-c2e656519fb3"/>
  </w15:person>
  <w15:person w15:author="Megan Katsumi">
    <w15:presenceInfo w15:providerId="AD" w15:userId="S::megan.katsumi@utoronto.ca::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4F4"/>
    <w:rsid w:val="00002DA2"/>
    <w:rsid w:val="000073BC"/>
    <w:rsid w:val="00025001"/>
    <w:rsid w:val="0002C488"/>
    <w:rsid w:val="00033B8C"/>
    <w:rsid w:val="00034351"/>
    <w:rsid w:val="00036EA8"/>
    <w:rsid w:val="000414AC"/>
    <w:rsid w:val="0005119A"/>
    <w:rsid w:val="00051A79"/>
    <w:rsid w:val="000535E9"/>
    <w:rsid w:val="00055B2A"/>
    <w:rsid w:val="00062BCC"/>
    <w:rsid w:val="00067BB7"/>
    <w:rsid w:val="00071260"/>
    <w:rsid w:val="0007744B"/>
    <w:rsid w:val="0008422D"/>
    <w:rsid w:val="00092705"/>
    <w:rsid w:val="00096923"/>
    <w:rsid w:val="000A0B10"/>
    <w:rsid w:val="000A29BF"/>
    <w:rsid w:val="000A4294"/>
    <w:rsid w:val="000A5601"/>
    <w:rsid w:val="000B4271"/>
    <w:rsid w:val="000C159F"/>
    <w:rsid w:val="000C52E5"/>
    <w:rsid w:val="000C5A91"/>
    <w:rsid w:val="000C5AEE"/>
    <w:rsid w:val="000C6603"/>
    <w:rsid w:val="000D056B"/>
    <w:rsid w:val="000D36D8"/>
    <w:rsid w:val="000E0C01"/>
    <w:rsid w:val="000E4206"/>
    <w:rsid w:val="000E7833"/>
    <w:rsid w:val="000F37EA"/>
    <w:rsid w:val="000F3ACC"/>
    <w:rsid w:val="00107982"/>
    <w:rsid w:val="00110962"/>
    <w:rsid w:val="001132D4"/>
    <w:rsid w:val="00122252"/>
    <w:rsid w:val="0012645E"/>
    <w:rsid w:val="00134028"/>
    <w:rsid w:val="00136779"/>
    <w:rsid w:val="0016117E"/>
    <w:rsid w:val="001654A8"/>
    <w:rsid w:val="00165A13"/>
    <w:rsid w:val="001746C9"/>
    <w:rsid w:val="00185C91"/>
    <w:rsid w:val="001908CF"/>
    <w:rsid w:val="0019465D"/>
    <w:rsid w:val="001A61E6"/>
    <w:rsid w:val="001B1C1F"/>
    <w:rsid w:val="001B2682"/>
    <w:rsid w:val="001B3BEE"/>
    <w:rsid w:val="001B4203"/>
    <w:rsid w:val="001B5578"/>
    <w:rsid w:val="001C0DF7"/>
    <w:rsid w:val="001C7733"/>
    <w:rsid w:val="001D42AB"/>
    <w:rsid w:val="001D7454"/>
    <w:rsid w:val="001E3873"/>
    <w:rsid w:val="001E67C1"/>
    <w:rsid w:val="001E74E9"/>
    <w:rsid w:val="001F38B5"/>
    <w:rsid w:val="001F4929"/>
    <w:rsid w:val="001F4D33"/>
    <w:rsid w:val="001F7BA1"/>
    <w:rsid w:val="00206F41"/>
    <w:rsid w:val="00212FCB"/>
    <w:rsid w:val="002150C3"/>
    <w:rsid w:val="0022481E"/>
    <w:rsid w:val="002256D0"/>
    <w:rsid w:val="002314E6"/>
    <w:rsid w:val="002420F4"/>
    <w:rsid w:val="00250183"/>
    <w:rsid w:val="0026592B"/>
    <w:rsid w:val="00265E77"/>
    <w:rsid w:val="0026F02F"/>
    <w:rsid w:val="002712C8"/>
    <w:rsid w:val="00283065"/>
    <w:rsid w:val="002860FB"/>
    <w:rsid w:val="0029572C"/>
    <w:rsid w:val="00297F8A"/>
    <w:rsid w:val="002A3B76"/>
    <w:rsid w:val="002A4D01"/>
    <w:rsid w:val="002A522A"/>
    <w:rsid w:val="002B6E60"/>
    <w:rsid w:val="002C6319"/>
    <w:rsid w:val="002D0E56"/>
    <w:rsid w:val="002D2977"/>
    <w:rsid w:val="002D7B4B"/>
    <w:rsid w:val="002E2D42"/>
    <w:rsid w:val="002E3BFA"/>
    <w:rsid w:val="002F13CF"/>
    <w:rsid w:val="00300DAB"/>
    <w:rsid w:val="00311609"/>
    <w:rsid w:val="00313D54"/>
    <w:rsid w:val="003254C5"/>
    <w:rsid w:val="00335115"/>
    <w:rsid w:val="00340268"/>
    <w:rsid w:val="00343106"/>
    <w:rsid w:val="0034539F"/>
    <w:rsid w:val="00351586"/>
    <w:rsid w:val="003726A8"/>
    <w:rsid w:val="00380869"/>
    <w:rsid w:val="00380D82"/>
    <w:rsid w:val="00381E9F"/>
    <w:rsid w:val="003840C0"/>
    <w:rsid w:val="003857E3"/>
    <w:rsid w:val="003869E1"/>
    <w:rsid w:val="003905AB"/>
    <w:rsid w:val="00394042"/>
    <w:rsid w:val="0039452D"/>
    <w:rsid w:val="003A5A30"/>
    <w:rsid w:val="003A6281"/>
    <w:rsid w:val="003B47F7"/>
    <w:rsid w:val="003B66DA"/>
    <w:rsid w:val="003C1203"/>
    <w:rsid w:val="003D348B"/>
    <w:rsid w:val="003D5D60"/>
    <w:rsid w:val="003E7CF7"/>
    <w:rsid w:val="00400EA5"/>
    <w:rsid w:val="00402006"/>
    <w:rsid w:val="00412A00"/>
    <w:rsid w:val="0041517A"/>
    <w:rsid w:val="00416A29"/>
    <w:rsid w:val="004178CB"/>
    <w:rsid w:val="00420C58"/>
    <w:rsid w:val="00421D41"/>
    <w:rsid w:val="004262F6"/>
    <w:rsid w:val="00426F9F"/>
    <w:rsid w:val="0043484F"/>
    <w:rsid w:val="004424EC"/>
    <w:rsid w:val="00444BA9"/>
    <w:rsid w:val="0044764C"/>
    <w:rsid w:val="00463862"/>
    <w:rsid w:val="00471813"/>
    <w:rsid w:val="0048440C"/>
    <w:rsid w:val="00487D32"/>
    <w:rsid w:val="004917DA"/>
    <w:rsid w:val="0049709C"/>
    <w:rsid w:val="004A12BF"/>
    <w:rsid w:val="004A398A"/>
    <w:rsid w:val="004B4FC3"/>
    <w:rsid w:val="004C00F0"/>
    <w:rsid w:val="004C77C5"/>
    <w:rsid w:val="004D2F20"/>
    <w:rsid w:val="004E4C95"/>
    <w:rsid w:val="004F1BF0"/>
    <w:rsid w:val="005002D9"/>
    <w:rsid w:val="00510717"/>
    <w:rsid w:val="00511A7C"/>
    <w:rsid w:val="005130C6"/>
    <w:rsid w:val="00513CE4"/>
    <w:rsid w:val="005140EC"/>
    <w:rsid w:val="00516179"/>
    <w:rsid w:val="0052418B"/>
    <w:rsid w:val="00525866"/>
    <w:rsid w:val="005268B4"/>
    <w:rsid w:val="00526E2C"/>
    <w:rsid w:val="005413F8"/>
    <w:rsid w:val="00541D9C"/>
    <w:rsid w:val="005437E8"/>
    <w:rsid w:val="005536B7"/>
    <w:rsid w:val="00556EEA"/>
    <w:rsid w:val="005571EE"/>
    <w:rsid w:val="00557357"/>
    <w:rsid w:val="0056001F"/>
    <w:rsid w:val="005650F6"/>
    <w:rsid w:val="00575F77"/>
    <w:rsid w:val="00580F52"/>
    <w:rsid w:val="00580FD5"/>
    <w:rsid w:val="005824D6"/>
    <w:rsid w:val="005875DD"/>
    <w:rsid w:val="00591730"/>
    <w:rsid w:val="005935BD"/>
    <w:rsid w:val="00595963"/>
    <w:rsid w:val="00595DB8"/>
    <w:rsid w:val="005A1097"/>
    <w:rsid w:val="005A1CD7"/>
    <w:rsid w:val="005B2CD1"/>
    <w:rsid w:val="005B2FE4"/>
    <w:rsid w:val="005C22C0"/>
    <w:rsid w:val="005D0B21"/>
    <w:rsid w:val="005D5A62"/>
    <w:rsid w:val="005D763A"/>
    <w:rsid w:val="005E0276"/>
    <w:rsid w:val="005E3269"/>
    <w:rsid w:val="005F70F0"/>
    <w:rsid w:val="0061002F"/>
    <w:rsid w:val="006248E6"/>
    <w:rsid w:val="006330C7"/>
    <w:rsid w:val="00642228"/>
    <w:rsid w:val="006519D2"/>
    <w:rsid w:val="00652194"/>
    <w:rsid w:val="00653D91"/>
    <w:rsid w:val="00656B53"/>
    <w:rsid w:val="006644B1"/>
    <w:rsid w:val="00667703"/>
    <w:rsid w:val="00671DDA"/>
    <w:rsid w:val="00672F68"/>
    <w:rsid w:val="006745B0"/>
    <w:rsid w:val="0069032C"/>
    <w:rsid w:val="006941BC"/>
    <w:rsid w:val="00694B00"/>
    <w:rsid w:val="006A0A35"/>
    <w:rsid w:val="006C0585"/>
    <w:rsid w:val="006C0847"/>
    <w:rsid w:val="006C382C"/>
    <w:rsid w:val="006C5BC3"/>
    <w:rsid w:val="006D3AD0"/>
    <w:rsid w:val="006D4B53"/>
    <w:rsid w:val="006E2EAB"/>
    <w:rsid w:val="006E3570"/>
    <w:rsid w:val="006E3717"/>
    <w:rsid w:val="006E6893"/>
    <w:rsid w:val="006F07AA"/>
    <w:rsid w:val="006F5C81"/>
    <w:rsid w:val="00704665"/>
    <w:rsid w:val="007176A7"/>
    <w:rsid w:val="0071782F"/>
    <w:rsid w:val="00727319"/>
    <w:rsid w:val="00732D6B"/>
    <w:rsid w:val="0073706D"/>
    <w:rsid w:val="00744C5D"/>
    <w:rsid w:val="007540F6"/>
    <w:rsid w:val="00760221"/>
    <w:rsid w:val="00761122"/>
    <w:rsid w:val="00762560"/>
    <w:rsid w:val="00763391"/>
    <w:rsid w:val="0076760A"/>
    <w:rsid w:val="0077005F"/>
    <w:rsid w:val="00772354"/>
    <w:rsid w:val="0077758D"/>
    <w:rsid w:val="0078CF21"/>
    <w:rsid w:val="00792273"/>
    <w:rsid w:val="00796B03"/>
    <w:rsid w:val="007A07C4"/>
    <w:rsid w:val="007A4B3F"/>
    <w:rsid w:val="007B1B7F"/>
    <w:rsid w:val="007B1D72"/>
    <w:rsid w:val="007B2496"/>
    <w:rsid w:val="007B4F29"/>
    <w:rsid w:val="007D3CE6"/>
    <w:rsid w:val="007E1D6A"/>
    <w:rsid w:val="007E3C5B"/>
    <w:rsid w:val="007F04CA"/>
    <w:rsid w:val="007F24BF"/>
    <w:rsid w:val="007F325E"/>
    <w:rsid w:val="007F421A"/>
    <w:rsid w:val="00813C15"/>
    <w:rsid w:val="00822745"/>
    <w:rsid w:val="00825FBE"/>
    <w:rsid w:val="008320BC"/>
    <w:rsid w:val="00833225"/>
    <w:rsid w:val="008379E5"/>
    <w:rsid w:val="00842043"/>
    <w:rsid w:val="00845371"/>
    <w:rsid w:val="00852FD4"/>
    <w:rsid w:val="008549A8"/>
    <w:rsid w:val="00854DB3"/>
    <w:rsid w:val="00856860"/>
    <w:rsid w:val="008612F1"/>
    <w:rsid w:val="0086194F"/>
    <w:rsid w:val="00862B9D"/>
    <w:rsid w:val="00864A52"/>
    <w:rsid w:val="008658A6"/>
    <w:rsid w:val="00875CC8"/>
    <w:rsid w:val="0087662C"/>
    <w:rsid w:val="0087677B"/>
    <w:rsid w:val="00890D84"/>
    <w:rsid w:val="00893613"/>
    <w:rsid w:val="00893E74"/>
    <w:rsid w:val="00894129"/>
    <w:rsid w:val="008946A0"/>
    <w:rsid w:val="008A3FE0"/>
    <w:rsid w:val="008C5B7A"/>
    <w:rsid w:val="008D2001"/>
    <w:rsid w:val="008D5797"/>
    <w:rsid w:val="008E18FF"/>
    <w:rsid w:val="008E1C03"/>
    <w:rsid w:val="008F1B81"/>
    <w:rsid w:val="00910D11"/>
    <w:rsid w:val="009149FB"/>
    <w:rsid w:val="00914EFE"/>
    <w:rsid w:val="00921F5E"/>
    <w:rsid w:val="00923E9A"/>
    <w:rsid w:val="00924099"/>
    <w:rsid w:val="009267AA"/>
    <w:rsid w:val="00930576"/>
    <w:rsid w:val="00932C51"/>
    <w:rsid w:val="00933906"/>
    <w:rsid w:val="0093444B"/>
    <w:rsid w:val="00934F59"/>
    <w:rsid w:val="00936E6F"/>
    <w:rsid w:val="0094132F"/>
    <w:rsid w:val="0094459F"/>
    <w:rsid w:val="00944AED"/>
    <w:rsid w:val="009454ED"/>
    <w:rsid w:val="0095411E"/>
    <w:rsid w:val="00957D2B"/>
    <w:rsid w:val="00962767"/>
    <w:rsid w:val="00963950"/>
    <w:rsid w:val="009645B9"/>
    <w:rsid w:val="009747FF"/>
    <w:rsid w:val="00985270"/>
    <w:rsid w:val="0099397C"/>
    <w:rsid w:val="0099458B"/>
    <w:rsid w:val="009A2495"/>
    <w:rsid w:val="009B4A62"/>
    <w:rsid w:val="009B5A79"/>
    <w:rsid w:val="009B6A99"/>
    <w:rsid w:val="009C1A1B"/>
    <w:rsid w:val="009C4974"/>
    <w:rsid w:val="009E3F04"/>
    <w:rsid w:val="009E45E2"/>
    <w:rsid w:val="009E7476"/>
    <w:rsid w:val="009E7672"/>
    <w:rsid w:val="009E7715"/>
    <w:rsid w:val="009F2707"/>
    <w:rsid w:val="00A013A4"/>
    <w:rsid w:val="00A14DC3"/>
    <w:rsid w:val="00A15C45"/>
    <w:rsid w:val="00A176C9"/>
    <w:rsid w:val="00A250DF"/>
    <w:rsid w:val="00A31B46"/>
    <w:rsid w:val="00A3782B"/>
    <w:rsid w:val="00A41754"/>
    <w:rsid w:val="00A44B17"/>
    <w:rsid w:val="00A4605F"/>
    <w:rsid w:val="00A476F5"/>
    <w:rsid w:val="00A47A8C"/>
    <w:rsid w:val="00A62AE8"/>
    <w:rsid w:val="00A652A6"/>
    <w:rsid w:val="00A70FF2"/>
    <w:rsid w:val="00A727F4"/>
    <w:rsid w:val="00A8487F"/>
    <w:rsid w:val="00A84D87"/>
    <w:rsid w:val="00A9363F"/>
    <w:rsid w:val="00AA3045"/>
    <w:rsid w:val="00AA6A9A"/>
    <w:rsid w:val="00AB231A"/>
    <w:rsid w:val="00AB2F8C"/>
    <w:rsid w:val="00AC31EB"/>
    <w:rsid w:val="00AC5A60"/>
    <w:rsid w:val="00AC66AD"/>
    <w:rsid w:val="00AD2026"/>
    <w:rsid w:val="00AD416D"/>
    <w:rsid w:val="00AD54A9"/>
    <w:rsid w:val="00AF4CAD"/>
    <w:rsid w:val="00AF513E"/>
    <w:rsid w:val="00B02ACE"/>
    <w:rsid w:val="00B0481A"/>
    <w:rsid w:val="00B20927"/>
    <w:rsid w:val="00B316BB"/>
    <w:rsid w:val="00B3200B"/>
    <w:rsid w:val="00B368A0"/>
    <w:rsid w:val="00B37B7D"/>
    <w:rsid w:val="00B43852"/>
    <w:rsid w:val="00B44DA1"/>
    <w:rsid w:val="00B46D83"/>
    <w:rsid w:val="00B51B02"/>
    <w:rsid w:val="00B5535F"/>
    <w:rsid w:val="00B56406"/>
    <w:rsid w:val="00B64FCD"/>
    <w:rsid w:val="00B65B76"/>
    <w:rsid w:val="00B65F7F"/>
    <w:rsid w:val="00B66588"/>
    <w:rsid w:val="00B67EDD"/>
    <w:rsid w:val="00B71DA9"/>
    <w:rsid w:val="00B729B2"/>
    <w:rsid w:val="00B7319C"/>
    <w:rsid w:val="00B7341E"/>
    <w:rsid w:val="00B82414"/>
    <w:rsid w:val="00B91361"/>
    <w:rsid w:val="00B91890"/>
    <w:rsid w:val="00B94459"/>
    <w:rsid w:val="00B95CB1"/>
    <w:rsid w:val="00B9EDD6"/>
    <w:rsid w:val="00BA2431"/>
    <w:rsid w:val="00BA26BD"/>
    <w:rsid w:val="00BA38A2"/>
    <w:rsid w:val="00BA777A"/>
    <w:rsid w:val="00BB79B5"/>
    <w:rsid w:val="00BD116A"/>
    <w:rsid w:val="00BD3973"/>
    <w:rsid w:val="00BD52FD"/>
    <w:rsid w:val="00BE2E50"/>
    <w:rsid w:val="00C1403D"/>
    <w:rsid w:val="00C15419"/>
    <w:rsid w:val="00C20583"/>
    <w:rsid w:val="00C36EC7"/>
    <w:rsid w:val="00C36F5E"/>
    <w:rsid w:val="00C37A7A"/>
    <w:rsid w:val="00C40E77"/>
    <w:rsid w:val="00C41FCD"/>
    <w:rsid w:val="00C42BB0"/>
    <w:rsid w:val="00C55573"/>
    <w:rsid w:val="00C560CB"/>
    <w:rsid w:val="00C57310"/>
    <w:rsid w:val="00C605A1"/>
    <w:rsid w:val="00C6452B"/>
    <w:rsid w:val="00C64647"/>
    <w:rsid w:val="00C75DDF"/>
    <w:rsid w:val="00C7699C"/>
    <w:rsid w:val="00C81AC8"/>
    <w:rsid w:val="00C84464"/>
    <w:rsid w:val="00C85B49"/>
    <w:rsid w:val="00CA489C"/>
    <w:rsid w:val="00CB11A0"/>
    <w:rsid w:val="00CB13A3"/>
    <w:rsid w:val="00CB6287"/>
    <w:rsid w:val="00CB6367"/>
    <w:rsid w:val="00CC248C"/>
    <w:rsid w:val="00CC5D03"/>
    <w:rsid w:val="00CC7E43"/>
    <w:rsid w:val="00CD2A0E"/>
    <w:rsid w:val="00CD2AF5"/>
    <w:rsid w:val="00CE79CE"/>
    <w:rsid w:val="00CF0685"/>
    <w:rsid w:val="00CF26F3"/>
    <w:rsid w:val="00CF40C3"/>
    <w:rsid w:val="00D019CD"/>
    <w:rsid w:val="00D037B5"/>
    <w:rsid w:val="00D04B5C"/>
    <w:rsid w:val="00D07089"/>
    <w:rsid w:val="00D10A04"/>
    <w:rsid w:val="00D11287"/>
    <w:rsid w:val="00D32159"/>
    <w:rsid w:val="00D32E51"/>
    <w:rsid w:val="00D427EC"/>
    <w:rsid w:val="00D458AF"/>
    <w:rsid w:val="00D475F9"/>
    <w:rsid w:val="00D51F79"/>
    <w:rsid w:val="00D57827"/>
    <w:rsid w:val="00D62F5C"/>
    <w:rsid w:val="00D64F43"/>
    <w:rsid w:val="00D73050"/>
    <w:rsid w:val="00D7394D"/>
    <w:rsid w:val="00D745B3"/>
    <w:rsid w:val="00D75DA8"/>
    <w:rsid w:val="00D858D0"/>
    <w:rsid w:val="00D86026"/>
    <w:rsid w:val="00D8727C"/>
    <w:rsid w:val="00D92FDF"/>
    <w:rsid w:val="00DA01DB"/>
    <w:rsid w:val="00DA05E1"/>
    <w:rsid w:val="00DA7297"/>
    <w:rsid w:val="00DB0EE8"/>
    <w:rsid w:val="00DB70AD"/>
    <w:rsid w:val="00DC0BDF"/>
    <w:rsid w:val="00DD36D7"/>
    <w:rsid w:val="00DE2FF9"/>
    <w:rsid w:val="00E02D43"/>
    <w:rsid w:val="00E075F6"/>
    <w:rsid w:val="00E138ED"/>
    <w:rsid w:val="00E13F2F"/>
    <w:rsid w:val="00E15846"/>
    <w:rsid w:val="00E206FD"/>
    <w:rsid w:val="00E414AB"/>
    <w:rsid w:val="00E4466C"/>
    <w:rsid w:val="00E447DD"/>
    <w:rsid w:val="00E460E5"/>
    <w:rsid w:val="00E47876"/>
    <w:rsid w:val="00E5124C"/>
    <w:rsid w:val="00E54562"/>
    <w:rsid w:val="00E64994"/>
    <w:rsid w:val="00E66E6D"/>
    <w:rsid w:val="00E81DCE"/>
    <w:rsid w:val="00E8656D"/>
    <w:rsid w:val="00E86FDF"/>
    <w:rsid w:val="00E9549C"/>
    <w:rsid w:val="00E95CB6"/>
    <w:rsid w:val="00EA2B23"/>
    <w:rsid w:val="00EB3685"/>
    <w:rsid w:val="00EB6790"/>
    <w:rsid w:val="00EC0152"/>
    <w:rsid w:val="00EC40E4"/>
    <w:rsid w:val="00EC4191"/>
    <w:rsid w:val="00EE1CB4"/>
    <w:rsid w:val="00EF3BE9"/>
    <w:rsid w:val="00F00383"/>
    <w:rsid w:val="00F00ACC"/>
    <w:rsid w:val="00F05CE1"/>
    <w:rsid w:val="00F113E4"/>
    <w:rsid w:val="00F32C41"/>
    <w:rsid w:val="00F36E6E"/>
    <w:rsid w:val="00F37761"/>
    <w:rsid w:val="00F400E5"/>
    <w:rsid w:val="00F4634F"/>
    <w:rsid w:val="00F46633"/>
    <w:rsid w:val="00F5313B"/>
    <w:rsid w:val="00F64EA6"/>
    <w:rsid w:val="00F70FAB"/>
    <w:rsid w:val="00F71A76"/>
    <w:rsid w:val="00F7385A"/>
    <w:rsid w:val="00F7496B"/>
    <w:rsid w:val="00F92ECC"/>
    <w:rsid w:val="00F97231"/>
    <w:rsid w:val="00FA1942"/>
    <w:rsid w:val="00FA29C1"/>
    <w:rsid w:val="00FA2F9A"/>
    <w:rsid w:val="00FA6166"/>
    <w:rsid w:val="00FA694C"/>
    <w:rsid w:val="00FB2C4D"/>
    <w:rsid w:val="00FB41C7"/>
    <w:rsid w:val="00FB5218"/>
    <w:rsid w:val="00FB53E2"/>
    <w:rsid w:val="00FC0F90"/>
    <w:rsid w:val="00FC19B5"/>
    <w:rsid w:val="00FC20CE"/>
    <w:rsid w:val="00FF4C99"/>
    <w:rsid w:val="010F3ECA"/>
    <w:rsid w:val="011C01CE"/>
    <w:rsid w:val="015BCA19"/>
    <w:rsid w:val="015EC40D"/>
    <w:rsid w:val="01A3A369"/>
    <w:rsid w:val="01CC3D9A"/>
    <w:rsid w:val="01DEE9EA"/>
    <w:rsid w:val="01F682E8"/>
    <w:rsid w:val="01FFDB70"/>
    <w:rsid w:val="0256CB2F"/>
    <w:rsid w:val="027CC67F"/>
    <w:rsid w:val="0281DB1B"/>
    <w:rsid w:val="02954366"/>
    <w:rsid w:val="02A1E286"/>
    <w:rsid w:val="02E93E78"/>
    <w:rsid w:val="03053E3C"/>
    <w:rsid w:val="030F2D14"/>
    <w:rsid w:val="032ACA7A"/>
    <w:rsid w:val="032C4519"/>
    <w:rsid w:val="033D7201"/>
    <w:rsid w:val="034EAB8E"/>
    <w:rsid w:val="03530BAE"/>
    <w:rsid w:val="039FE855"/>
    <w:rsid w:val="03B06554"/>
    <w:rsid w:val="03B8F9E0"/>
    <w:rsid w:val="03C50603"/>
    <w:rsid w:val="03D31703"/>
    <w:rsid w:val="03DBE283"/>
    <w:rsid w:val="03DDDA4A"/>
    <w:rsid w:val="0433376A"/>
    <w:rsid w:val="04A669BB"/>
    <w:rsid w:val="04A9F65B"/>
    <w:rsid w:val="04AA6AA2"/>
    <w:rsid w:val="04BCE011"/>
    <w:rsid w:val="04CA2317"/>
    <w:rsid w:val="04F1EA28"/>
    <w:rsid w:val="04FC32E8"/>
    <w:rsid w:val="054E500E"/>
    <w:rsid w:val="0573321B"/>
    <w:rsid w:val="0586CF02"/>
    <w:rsid w:val="059164E2"/>
    <w:rsid w:val="05A1ECB8"/>
    <w:rsid w:val="05A8F9B7"/>
    <w:rsid w:val="05D4F3C7"/>
    <w:rsid w:val="05F4ED63"/>
    <w:rsid w:val="06021F34"/>
    <w:rsid w:val="06271EEF"/>
    <w:rsid w:val="066630B7"/>
    <w:rsid w:val="06687955"/>
    <w:rsid w:val="06830CD4"/>
    <w:rsid w:val="06D5173D"/>
    <w:rsid w:val="06E6100F"/>
    <w:rsid w:val="06F5AC55"/>
    <w:rsid w:val="06F96B0E"/>
    <w:rsid w:val="071AF4C7"/>
    <w:rsid w:val="071D5E80"/>
    <w:rsid w:val="0734E2E4"/>
    <w:rsid w:val="0747FE7E"/>
    <w:rsid w:val="07489BDE"/>
    <w:rsid w:val="076B6EFD"/>
    <w:rsid w:val="0773840E"/>
    <w:rsid w:val="0774E741"/>
    <w:rsid w:val="07E4C264"/>
    <w:rsid w:val="07E9A3A3"/>
    <w:rsid w:val="07FFC6F9"/>
    <w:rsid w:val="08041A81"/>
    <w:rsid w:val="081A8742"/>
    <w:rsid w:val="082869C7"/>
    <w:rsid w:val="083D8AB6"/>
    <w:rsid w:val="08551418"/>
    <w:rsid w:val="088A3CDB"/>
    <w:rsid w:val="08B5073D"/>
    <w:rsid w:val="08EA26A4"/>
    <w:rsid w:val="08FCAA7C"/>
    <w:rsid w:val="09089346"/>
    <w:rsid w:val="092DDB29"/>
    <w:rsid w:val="09433399"/>
    <w:rsid w:val="095AC796"/>
    <w:rsid w:val="09A94A57"/>
    <w:rsid w:val="09B2C93D"/>
    <w:rsid w:val="09D188D1"/>
    <w:rsid w:val="09D53286"/>
    <w:rsid w:val="09DDD08F"/>
    <w:rsid w:val="0A0EC1B2"/>
    <w:rsid w:val="0A0FB88D"/>
    <w:rsid w:val="0A294AD2"/>
    <w:rsid w:val="0A30FB34"/>
    <w:rsid w:val="0A664EBF"/>
    <w:rsid w:val="0A6F08E5"/>
    <w:rsid w:val="0A77BF1B"/>
    <w:rsid w:val="0A7FDBD5"/>
    <w:rsid w:val="0A8BAD49"/>
    <w:rsid w:val="0A9665A1"/>
    <w:rsid w:val="0AA0DAC1"/>
    <w:rsid w:val="0AA50D48"/>
    <w:rsid w:val="0ABAA329"/>
    <w:rsid w:val="0AE25B08"/>
    <w:rsid w:val="0AF1AD0D"/>
    <w:rsid w:val="0B1AE69D"/>
    <w:rsid w:val="0B6A13EF"/>
    <w:rsid w:val="0B752226"/>
    <w:rsid w:val="0B8E5BEF"/>
    <w:rsid w:val="0BB5F21A"/>
    <w:rsid w:val="0BC5EAF9"/>
    <w:rsid w:val="0BC7395B"/>
    <w:rsid w:val="0C101DF7"/>
    <w:rsid w:val="0C336389"/>
    <w:rsid w:val="0C3B6BFA"/>
    <w:rsid w:val="0C4C5EDE"/>
    <w:rsid w:val="0C6C4CFD"/>
    <w:rsid w:val="0C800BB8"/>
    <w:rsid w:val="0CA3BCC1"/>
    <w:rsid w:val="0CA950A1"/>
    <w:rsid w:val="0CC2CD96"/>
    <w:rsid w:val="0CF7AFFE"/>
    <w:rsid w:val="0CFAD387"/>
    <w:rsid w:val="0D13360C"/>
    <w:rsid w:val="0D28C80B"/>
    <w:rsid w:val="0D32B274"/>
    <w:rsid w:val="0DBB52BC"/>
    <w:rsid w:val="0DD556AA"/>
    <w:rsid w:val="0DF378A3"/>
    <w:rsid w:val="0E334FBC"/>
    <w:rsid w:val="0E60214F"/>
    <w:rsid w:val="0E61B291"/>
    <w:rsid w:val="0E719277"/>
    <w:rsid w:val="0E879C9D"/>
    <w:rsid w:val="0EAA38DF"/>
    <w:rsid w:val="0ED24B73"/>
    <w:rsid w:val="0EEB0721"/>
    <w:rsid w:val="0F0594A1"/>
    <w:rsid w:val="0F0F9EC3"/>
    <w:rsid w:val="0F348388"/>
    <w:rsid w:val="0F6DBD39"/>
    <w:rsid w:val="0FA8CB4A"/>
    <w:rsid w:val="0FAC19A5"/>
    <w:rsid w:val="0FD49804"/>
    <w:rsid w:val="0FEEA839"/>
    <w:rsid w:val="0FF4DD44"/>
    <w:rsid w:val="10231379"/>
    <w:rsid w:val="10322A59"/>
    <w:rsid w:val="1046EEFD"/>
    <w:rsid w:val="108039F9"/>
    <w:rsid w:val="10825D79"/>
    <w:rsid w:val="109FFB4D"/>
    <w:rsid w:val="10BF4400"/>
    <w:rsid w:val="10C1412B"/>
    <w:rsid w:val="11044BA5"/>
    <w:rsid w:val="110DEA4E"/>
    <w:rsid w:val="11301E89"/>
    <w:rsid w:val="1164466D"/>
    <w:rsid w:val="11BDB8BA"/>
    <w:rsid w:val="11CFDC80"/>
    <w:rsid w:val="11DB3A21"/>
    <w:rsid w:val="12311B0A"/>
    <w:rsid w:val="1254E705"/>
    <w:rsid w:val="125D98B6"/>
    <w:rsid w:val="12A42705"/>
    <w:rsid w:val="12B1ED43"/>
    <w:rsid w:val="12EFF2B5"/>
    <w:rsid w:val="12F7AE1E"/>
    <w:rsid w:val="12FFF247"/>
    <w:rsid w:val="135127A0"/>
    <w:rsid w:val="13680313"/>
    <w:rsid w:val="137A69FA"/>
    <w:rsid w:val="138976AF"/>
    <w:rsid w:val="140A6120"/>
    <w:rsid w:val="14221663"/>
    <w:rsid w:val="14254C04"/>
    <w:rsid w:val="142EC995"/>
    <w:rsid w:val="14863FBA"/>
    <w:rsid w:val="14DDCDFB"/>
    <w:rsid w:val="151B27DB"/>
    <w:rsid w:val="155D8663"/>
    <w:rsid w:val="1569C71F"/>
    <w:rsid w:val="15A94557"/>
    <w:rsid w:val="15BCE927"/>
    <w:rsid w:val="15D60018"/>
    <w:rsid w:val="16276A27"/>
    <w:rsid w:val="1645757A"/>
    <w:rsid w:val="165F9EC1"/>
    <w:rsid w:val="167410A7"/>
    <w:rsid w:val="167EAF7D"/>
    <w:rsid w:val="1686048D"/>
    <w:rsid w:val="168834D3"/>
    <w:rsid w:val="16AEB6D1"/>
    <w:rsid w:val="16F3EA74"/>
    <w:rsid w:val="16F43C1F"/>
    <w:rsid w:val="17401DE5"/>
    <w:rsid w:val="1745677E"/>
    <w:rsid w:val="1764112E"/>
    <w:rsid w:val="177E4A17"/>
    <w:rsid w:val="178CF077"/>
    <w:rsid w:val="17A09636"/>
    <w:rsid w:val="17D68175"/>
    <w:rsid w:val="17DDE1AB"/>
    <w:rsid w:val="18407E52"/>
    <w:rsid w:val="184C1433"/>
    <w:rsid w:val="186892F4"/>
    <w:rsid w:val="188991F3"/>
    <w:rsid w:val="188EA84E"/>
    <w:rsid w:val="1896E4F7"/>
    <w:rsid w:val="18B5B04B"/>
    <w:rsid w:val="18C3B75D"/>
    <w:rsid w:val="18CCD0F9"/>
    <w:rsid w:val="18D83D10"/>
    <w:rsid w:val="18EC81CD"/>
    <w:rsid w:val="192F0FAA"/>
    <w:rsid w:val="194DEE77"/>
    <w:rsid w:val="196907DD"/>
    <w:rsid w:val="19835429"/>
    <w:rsid w:val="1986C158"/>
    <w:rsid w:val="19FA3E4C"/>
    <w:rsid w:val="1A12734A"/>
    <w:rsid w:val="1A3C3C74"/>
    <w:rsid w:val="1A495F1A"/>
    <w:rsid w:val="1A4B0253"/>
    <w:rsid w:val="1A52922A"/>
    <w:rsid w:val="1A6D3D37"/>
    <w:rsid w:val="1A7B7103"/>
    <w:rsid w:val="1A909A1E"/>
    <w:rsid w:val="1A969017"/>
    <w:rsid w:val="1ACCAA43"/>
    <w:rsid w:val="1ADC21FA"/>
    <w:rsid w:val="1ADF3556"/>
    <w:rsid w:val="1AE0E5C2"/>
    <w:rsid w:val="1AF927AF"/>
    <w:rsid w:val="1B0A7289"/>
    <w:rsid w:val="1B1DF428"/>
    <w:rsid w:val="1B7CD7B6"/>
    <w:rsid w:val="1B9B4ABB"/>
    <w:rsid w:val="1B9E1760"/>
    <w:rsid w:val="1B9F9374"/>
    <w:rsid w:val="1BB8CF7E"/>
    <w:rsid w:val="1BEBE4CE"/>
    <w:rsid w:val="1BFDEECD"/>
    <w:rsid w:val="1C5CC2BC"/>
    <w:rsid w:val="1C687272"/>
    <w:rsid w:val="1C75F5E4"/>
    <w:rsid w:val="1C84AFC8"/>
    <w:rsid w:val="1C85A15A"/>
    <w:rsid w:val="1CAB2B5E"/>
    <w:rsid w:val="1CB1A093"/>
    <w:rsid w:val="1CF3C436"/>
    <w:rsid w:val="1D11C462"/>
    <w:rsid w:val="1D269D40"/>
    <w:rsid w:val="1D5F10A8"/>
    <w:rsid w:val="1D65CEA1"/>
    <w:rsid w:val="1DA6A4AF"/>
    <w:rsid w:val="1DAFAD03"/>
    <w:rsid w:val="1DB87C06"/>
    <w:rsid w:val="1DDEAAF0"/>
    <w:rsid w:val="1DED1050"/>
    <w:rsid w:val="1E376448"/>
    <w:rsid w:val="1E3EFFE5"/>
    <w:rsid w:val="1E6FC563"/>
    <w:rsid w:val="1E79CF84"/>
    <w:rsid w:val="1E85F0D6"/>
    <w:rsid w:val="1EC11F8C"/>
    <w:rsid w:val="1EE5D302"/>
    <w:rsid w:val="1EFB1E7C"/>
    <w:rsid w:val="1F5E01C2"/>
    <w:rsid w:val="1F7F78D4"/>
    <w:rsid w:val="1F81DBFB"/>
    <w:rsid w:val="1FA2B28B"/>
    <w:rsid w:val="1FD3ADFE"/>
    <w:rsid w:val="1FE36E5C"/>
    <w:rsid w:val="2019D41F"/>
    <w:rsid w:val="208CC1E3"/>
    <w:rsid w:val="2094515F"/>
    <w:rsid w:val="20A45CF4"/>
    <w:rsid w:val="20AF9FB7"/>
    <w:rsid w:val="21006A7F"/>
    <w:rsid w:val="2100EBEF"/>
    <w:rsid w:val="21112FE8"/>
    <w:rsid w:val="21284227"/>
    <w:rsid w:val="212FA9FF"/>
    <w:rsid w:val="215EE0BA"/>
    <w:rsid w:val="2162C509"/>
    <w:rsid w:val="2176CA57"/>
    <w:rsid w:val="2199560B"/>
    <w:rsid w:val="21B2A5F9"/>
    <w:rsid w:val="21CBBABB"/>
    <w:rsid w:val="21D476EF"/>
    <w:rsid w:val="21FE50EA"/>
    <w:rsid w:val="2223556B"/>
    <w:rsid w:val="224813C2"/>
    <w:rsid w:val="22DEA494"/>
    <w:rsid w:val="22E5005F"/>
    <w:rsid w:val="23176DC2"/>
    <w:rsid w:val="233B1ECF"/>
    <w:rsid w:val="237216BC"/>
    <w:rsid w:val="2377A730"/>
    <w:rsid w:val="237AB162"/>
    <w:rsid w:val="23887AA2"/>
    <w:rsid w:val="238D8FDF"/>
    <w:rsid w:val="2393A0AC"/>
    <w:rsid w:val="23BCA2A4"/>
    <w:rsid w:val="23C8E2DA"/>
    <w:rsid w:val="241A8A9C"/>
    <w:rsid w:val="243B9E23"/>
    <w:rsid w:val="245916C8"/>
    <w:rsid w:val="246D936B"/>
    <w:rsid w:val="24700D63"/>
    <w:rsid w:val="249CAEEF"/>
    <w:rsid w:val="24A63606"/>
    <w:rsid w:val="24B45F8D"/>
    <w:rsid w:val="24F1A484"/>
    <w:rsid w:val="250AB25E"/>
    <w:rsid w:val="250FB805"/>
    <w:rsid w:val="2554E323"/>
    <w:rsid w:val="255DB41E"/>
    <w:rsid w:val="257B59E8"/>
    <w:rsid w:val="257FF1A4"/>
    <w:rsid w:val="258A2BD4"/>
    <w:rsid w:val="25A67CEE"/>
    <w:rsid w:val="25ADD446"/>
    <w:rsid w:val="25BBF010"/>
    <w:rsid w:val="25BF97DB"/>
    <w:rsid w:val="25C2117C"/>
    <w:rsid w:val="25DE66BA"/>
    <w:rsid w:val="25ED949F"/>
    <w:rsid w:val="2605364D"/>
    <w:rsid w:val="262EF310"/>
    <w:rsid w:val="2644B5FB"/>
    <w:rsid w:val="264CA0DB"/>
    <w:rsid w:val="264DBDB3"/>
    <w:rsid w:val="266E1558"/>
    <w:rsid w:val="2681085E"/>
    <w:rsid w:val="2692D19F"/>
    <w:rsid w:val="269A8EC3"/>
    <w:rsid w:val="26D88740"/>
    <w:rsid w:val="26ECB213"/>
    <w:rsid w:val="2751DCB6"/>
    <w:rsid w:val="27587696"/>
    <w:rsid w:val="275B061E"/>
    <w:rsid w:val="27F44350"/>
    <w:rsid w:val="281ED1CE"/>
    <w:rsid w:val="2839A202"/>
    <w:rsid w:val="2866DF37"/>
    <w:rsid w:val="286DF636"/>
    <w:rsid w:val="2871C928"/>
    <w:rsid w:val="28761C2A"/>
    <w:rsid w:val="2881DA06"/>
    <w:rsid w:val="28AFF93E"/>
    <w:rsid w:val="28B9F550"/>
    <w:rsid w:val="28D19486"/>
    <w:rsid w:val="28D80F15"/>
    <w:rsid w:val="2949ECD1"/>
    <w:rsid w:val="29557FA8"/>
    <w:rsid w:val="295C87C8"/>
    <w:rsid w:val="29606631"/>
    <w:rsid w:val="296E4111"/>
    <w:rsid w:val="29A6F38A"/>
    <w:rsid w:val="29F40D29"/>
    <w:rsid w:val="29F8C395"/>
    <w:rsid w:val="29F9C36B"/>
    <w:rsid w:val="2A25A682"/>
    <w:rsid w:val="2A636FA9"/>
    <w:rsid w:val="2A6EE09C"/>
    <w:rsid w:val="2A7B21B0"/>
    <w:rsid w:val="2A931247"/>
    <w:rsid w:val="2AB1B1A2"/>
    <w:rsid w:val="2AB480EA"/>
    <w:rsid w:val="2ABE10D2"/>
    <w:rsid w:val="2ABED4CF"/>
    <w:rsid w:val="2ACB08D6"/>
    <w:rsid w:val="2AD8D9F1"/>
    <w:rsid w:val="2B239139"/>
    <w:rsid w:val="2B2FC1F9"/>
    <w:rsid w:val="2B3FCE5B"/>
    <w:rsid w:val="2B6815EF"/>
    <w:rsid w:val="2B789FC2"/>
    <w:rsid w:val="2BB8FA65"/>
    <w:rsid w:val="2BF028B9"/>
    <w:rsid w:val="2C024E81"/>
    <w:rsid w:val="2C277A16"/>
    <w:rsid w:val="2C651830"/>
    <w:rsid w:val="2C81C5D1"/>
    <w:rsid w:val="2C9CCE55"/>
    <w:rsid w:val="2CEC8AF4"/>
    <w:rsid w:val="2D231DFD"/>
    <w:rsid w:val="2D2513C2"/>
    <w:rsid w:val="2D273C6E"/>
    <w:rsid w:val="2D2DB668"/>
    <w:rsid w:val="2D397C64"/>
    <w:rsid w:val="2D6572E3"/>
    <w:rsid w:val="2D791F7E"/>
    <w:rsid w:val="2DABE447"/>
    <w:rsid w:val="2DB191C0"/>
    <w:rsid w:val="2DD8C6F2"/>
    <w:rsid w:val="2E10DF8C"/>
    <w:rsid w:val="2E584B25"/>
    <w:rsid w:val="2E7938EC"/>
    <w:rsid w:val="2EBD1299"/>
    <w:rsid w:val="2ECDCBBF"/>
    <w:rsid w:val="2EF1ED3E"/>
    <w:rsid w:val="2EF2CEDD"/>
    <w:rsid w:val="2F067459"/>
    <w:rsid w:val="2F1F337C"/>
    <w:rsid w:val="2F390F2A"/>
    <w:rsid w:val="2F4AADFF"/>
    <w:rsid w:val="2F527D9C"/>
    <w:rsid w:val="2F790D1E"/>
    <w:rsid w:val="2F7FB7B3"/>
    <w:rsid w:val="2F9D22C3"/>
    <w:rsid w:val="2FAC4255"/>
    <w:rsid w:val="30006EA9"/>
    <w:rsid w:val="30024EE5"/>
    <w:rsid w:val="3005587C"/>
    <w:rsid w:val="3032F3BA"/>
    <w:rsid w:val="30761EEC"/>
    <w:rsid w:val="307969AA"/>
    <w:rsid w:val="308FC79A"/>
    <w:rsid w:val="30925A13"/>
    <w:rsid w:val="30CEF7A0"/>
    <w:rsid w:val="30EE99D4"/>
    <w:rsid w:val="31388168"/>
    <w:rsid w:val="313C9256"/>
    <w:rsid w:val="31523016"/>
    <w:rsid w:val="319F6766"/>
    <w:rsid w:val="325A7406"/>
    <w:rsid w:val="32AFF77D"/>
    <w:rsid w:val="33361B91"/>
    <w:rsid w:val="335BF4A3"/>
    <w:rsid w:val="335DEE32"/>
    <w:rsid w:val="337FB912"/>
    <w:rsid w:val="33ACCF54"/>
    <w:rsid w:val="33B2A0FD"/>
    <w:rsid w:val="33F85256"/>
    <w:rsid w:val="340C3CAD"/>
    <w:rsid w:val="341A3D1D"/>
    <w:rsid w:val="3422EB49"/>
    <w:rsid w:val="349C8A99"/>
    <w:rsid w:val="34BD07C4"/>
    <w:rsid w:val="34D58FC4"/>
    <w:rsid w:val="34DD9AAE"/>
    <w:rsid w:val="34DF25A2"/>
    <w:rsid w:val="34E751DC"/>
    <w:rsid w:val="352AE6FD"/>
    <w:rsid w:val="355CC33C"/>
    <w:rsid w:val="35609AAD"/>
    <w:rsid w:val="3568EFEB"/>
    <w:rsid w:val="3589C0E9"/>
    <w:rsid w:val="3598EB1B"/>
    <w:rsid w:val="35B0B501"/>
    <w:rsid w:val="35C41A1D"/>
    <w:rsid w:val="360AE456"/>
    <w:rsid w:val="3626802C"/>
    <w:rsid w:val="3626A9BD"/>
    <w:rsid w:val="363101B8"/>
    <w:rsid w:val="36A401ED"/>
    <w:rsid w:val="36AB3EB2"/>
    <w:rsid w:val="36CAADE7"/>
    <w:rsid w:val="36EFE9DE"/>
    <w:rsid w:val="36F34BA8"/>
    <w:rsid w:val="378D1BB0"/>
    <w:rsid w:val="37AA6B37"/>
    <w:rsid w:val="37AD53D8"/>
    <w:rsid w:val="37CDE1D9"/>
    <w:rsid w:val="3818A828"/>
    <w:rsid w:val="3836BBD7"/>
    <w:rsid w:val="384A0800"/>
    <w:rsid w:val="386039C8"/>
    <w:rsid w:val="387FF8FC"/>
    <w:rsid w:val="38A36F7D"/>
    <w:rsid w:val="38D6DCAE"/>
    <w:rsid w:val="38F3C368"/>
    <w:rsid w:val="392D8077"/>
    <w:rsid w:val="39399366"/>
    <w:rsid w:val="39493AF5"/>
    <w:rsid w:val="397A2670"/>
    <w:rsid w:val="39B2687B"/>
    <w:rsid w:val="39BCBE4D"/>
    <w:rsid w:val="39CBC0A7"/>
    <w:rsid w:val="39D6768F"/>
    <w:rsid w:val="39E1C1B7"/>
    <w:rsid w:val="39FF0284"/>
    <w:rsid w:val="3A10E127"/>
    <w:rsid w:val="3A18C1A9"/>
    <w:rsid w:val="3A30645D"/>
    <w:rsid w:val="3A6B6AC0"/>
    <w:rsid w:val="3A6DE1F0"/>
    <w:rsid w:val="3A985B17"/>
    <w:rsid w:val="3A9F7239"/>
    <w:rsid w:val="3AA9EDE1"/>
    <w:rsid w:val="3ACCD92F"/>
    <w:rsid w:val="3AE55875"/>
    <w:rsid w:val="3B06E8DC"/>
    <w:rsid w:val="3B25AD38"/>
    <w:rsid w:val="3C14C232"/>
    <w:rsid w:val="3C165A55"/>
    <w:rsid w:val="3C30C324"/>
    <w:rsid w:val="3C31A0CA"/>
    <w:rsid w:val="3C35ABDB"/>
    <w:rsid w:val="3C5CB5AE"/>
    <w:rsid w:val="3C8087EE"/>
    <w:rsid w:val="3C905F4A"/>
    <w:rsid w:val="3CA08722"/>
    <w:rsid w:val="3CD7998C"/>
    <w:rsid w:val="3CF599B6"/>
    <w:rsid w:val="3D0A42B1"/>
    <w:rsid w:val="3D15F1FD"/>
    <w:rsid w:val="3D251BA6"/>
    <w:rsid w:val="3D260877"/>
    <w:rsid w:val="3D29CE06"/>
    <w:rsid w:val="3D6DB075"/>
    <w:rsid w:val="3D88B823"/>
    <w:rsid w:val="3D89C881"/>
    <w:rsid w:val="3D9BD1A1"/>
    <w:rsid w:val="3D9C48AA"/>
    <w:rsid w:val="3D9DD93E"/>
    <w:rsid w:val="3DF3F345"/>
    <w:rsid w:val="3DF65192"/>
    <w:rsid w:val="3DF701D1"/>
    <w:rsid w:val="3DF83B9B"/>
    <w:rsid w:val="3DFD22BC"/>
    <w:rsid w:val="3E02432B"/>
    <w:rsid w:val="3E22DC2D"/>
    <w:rsid w:val="3E468E78"/>
    <w:rsid w:val="3ED41DC8"/>
    <w:rsid w:val="3EDFB0D9"/>
    <w:rsid w:val="3F0A4F7F"/>
    <w:rsid w:val="3F0EC81B"/>
    <w:rsid w:val="3F3AF95F"/>
    <w:rsid w:val="3F5D3EF1"/>
    <w:rsid w:val="3F652C03"/>
    <w:rsid w:val="3FA53A6B"/>
    <w:rsid w:val="3FCB8715"/>
    <w:rsid w:val="3FCF29D0"/>
    <w:rsid w:val="3FF47BA2"/>
    <w:rsid w:val="401EF621"/>
    <w:rsid w:val="403CA2BC"/>
    <w:rsid w:val="406815F1"/>
    <w:rsid w:val="409A53A2"/>
    <w:rsid w:val="409BC6D2"/>
    <w:rsid w:val="40E791C5"/>
    <w:rsid w:val="40F59569"/>
    <w:rsid w:val="41039445"/>
    <w:rsid w:val="413ED4A9"/>
    <w:rsid w:val="417A3231"/>
    <w:rsid w:val="417B77EA"/>
    <w:rsid w:val="41849D9F"/>
    <w:rsid w:val="4185E8D0"/>
    <w:rsid w:val="41B8B4F5"/>
    <w:rsid w:val="41BAC752"/>
    <w:rsid w:val="41D3AF40"/>
    <w:rsid w:val="41DE6DDD"/>
    <w:rsid w:val="41DF8A5F"/>
    <w:rsid w:val="42909844"/>
    <w:rsid w:val="42951AE4"/>
    <w:rsid w:val="4299A3CA"/>
    <w:rsid w:val="42AB435E"/>
    <w:rsid w:val="42B7F396"/>
    <w:rsid w:val="42D04087"/>
    <w:rsid w:val="42D7ABD6"/>
    <w:rsid w:val="42FB1CF6"/>
    <w:rsid w:val="4319B4A1"/>
    <w:rsid w:val="432E31DB"/>
    <w:rsid w:val="434A7B4B"/>
    <w:rsid w:val="4354D533"/>
    <w:rsid w:val="435B7F9E"/>
    <w:rsid w:val="435BA551"/>
    <w:rsid w:val="43A8F4EB"/>
    <w:rsid w:val="43ECD0CB"/>
    <w:rsid w:val="441C4AE8"/>
    <w:rsid w:val="44521B7E"/>
    <w:rsid w:val="44530D91"/>
    <w:rsid w:val="449ABA82"/>
    <w:rsid w:val="449BA8E1"/>
    <w:rsid w:val="44A453CB"/>
    <w:rsid w:val="44AFA3B9"/>
    <w:rsid w:val="44DDF861"/>
    <w:rsid w:val="44E8ECBE"/>
    <w:rsid w:val="44FA7592"/>
    <w:rsid w:val="450D5DC5"/>
    <w:rsid w:val="45339951"/>
    <w:rsid w:val="4534C41D"/>
    <w:rsid w:val="4542A99A"/>
    <w:rsid w:val="45696CA7"/>
    <w:rsid w:val="45A413D0"/>
    <w:rsid w:val="45D2B0B3"/>
    <w:rsid w:val="4605332A"/>
    <w:rsid w:val="463383AD"/>
    <w:rsid w:val="4664F872"/>
    <w:rsid w:val="466CF6C0"/>
    <w:rsid w:val="46836765"/>
    <w:rsid w:val="46A528B5"/>
    <w:rsid w:val="46DD9D5E"/>
    <w:rsid w:val="472B9F84"/>
    <w:rsid w:val="473AFC14"/>
    <w:rsid w:val="4823BBA8"/>
    <w:rsid w:val="4853F2FE"/>
    <w:rsid w:val="4867FCBF"/>
    <w:rsid w:val="4900283D"/>
    <w:rsid w:val="49194ED7"/>
    <w:rsid w:val="49327249"/>
    <w:rsid w:val="49B8AAEA"/>
    <w:rsid w:val="49D52A24"/>
    <w:rsid w:val="49D7E9DE"/>
    <w:rsid w:val="4A6DC0D1"/>
    <w:rsid w:val="4A87A0D3"/>
    <w:rsid w:val="4AAF7467"/>
    <w:rsid w:val="4AC69D9D"/>
    <w:rsid w:val="4AE75AB3"/>
    <w:rsid w:val="4B2E657B"/>
    <w:rsid w:val="4B30C160"/>
    <w:rsid w:val="4B47CE42"/>
    <w:rsid w:val="4B703F62"/>
    <w:rsid w:val="4B9FA659"/>
    <w:rsid w:val="4BA39678"/>
    <w:rsid w:val="4BDA9D5F"/>
    <w:rsid w:val="4C194C34"/>
    <w:rsid w:val="4C1F9BC9"/>
    <w:rsid w:val="4C8AD9DD"/>
    <w:rsid w:val="4CDC3B92"/>
    <w:rsid w:val="4D0038EE"/>
    <w:rsid w:val="4D062115"/>
    <w:rsid w:val="4D277946"/>
    <w:rsid w:val="4D2B3BA9"/>
    <w:rsid w:val="4D5C9A03"/>
    <w:rsid w:val="4D7041D0"/>
    <w:rsid w:val="4D7D0970"/>
    <w:rsid w:val="4D7E8D6B"/>
    <w:rsid w:val="4D976A5E"/>
    <w:rsid w:val="4DD4D684"/>
    <w:rsid w:val="4DD96801"/>
    <w:rsid w:val="4DFB022A"/>
    <w:rsid w:val="4E6C2408"/>
    <w:rsid w:val="4EE1A645"/>
    <w:rsid w:val="4EE56C6D"/>
    <w:rsid w:val="4EE98973"/>
    <w:rsid w:val="4F002911"/>
    <w:rsid w:val="4F1D9032"/>
    <w:rsid w:val="4F2DEF00"/>
    <w:rsid w:val="4F407B0C"/>
    <w:rsid w:val="4FC220E0"/>
    <w:rsid w:val="5016D1D4"/>
    <w:rsid w:val="501B366D"/>
    <w:rsid w:val="5034462B"/>
    <w:rsid w:val="504232E8"/>
    <w:rsid w:val="5049B0CA"/>
    <w:rsid w:val="50B89146"/>
    <w:rsid w:val="50BF7B6A"/>
    <w:rsid w:val="50EE4423"/>
    <w:rsid w:val="50EFA590"/>
    <w:rsid w:val="50F7BDF7"/>
    <w:rsid w:val="50FE7109"/>
    <w:rsid w:val="50FF4DCC"/>
    <w:rsid w:val="51307652"/>
    <w:rsid w:val="5151126A"/>
    <w:rsid w:val="5175CB73"/>
    <w:rsid w:val="517DA7E2"/>
    <w:rsid w:val="518427B3"/>
    <w:rsid w:val="5185F9C9"/>
    <w:rsid w:val="51932F35"/>
    <w:rsid w:val="5209A54C"/>
    <w:rsid w:val="52536F6F"/>
    <w:rsid w:val="52584187"/>
    <w:rsid w:val="525C7CB7"/>
    <w:rsid w:val="52691984"/>
    <w:rsid w:val="52BFA6ED"/>
    <w:rsid w:val="52C79477"/>
    <w:rsid w:val="52D021ED"/>
    <w:rsid w:val="52D150EB"/>
    <w:rsid w:val="53272ADE"/>
    <w:rsid w:val="533B807C"/>
    <w:rsid w:val="534EB272"/>
    <w:rsid w:val="538EA4AF"/>
    <w:rsid w:val="539808CD"/>
    <w:rsid w:val="53E67314"/>
    <w:rsid w:val="543ABEE5"/>
    <w:rsid w:val="544025D8"/>
    <w:rsid w:val="54431DEF"/>
    <w:rsid w:val="54595755"/>
    <w:rsid w:val="5461A75D"/>
    <w:rsid w:val="547A7C61"/>
    <w:rsid w:val="54B797D2"/>
    <w:rsid w:val="54CAA79E"/>
    <w:rsid w:val="54DE7BF3"/>
    <w:rsid w:val="54FFF002"/>
    <w:rsid w:val="5502AB1A"/>
    <w:rsid w:val="552C2952"/>
    <w:rsid w:val="557CB6E1"/>
    <w:rsid w:val="55B6806D"/>
    <w:rsid w:val="55FC851C"/>
    <w:rsid w:val="5609A34F"/>
    <w:rsid w:val="56141445"/>
    <w:rsid w:val="5652C769"/>
    <w:rsid w:val="56587EF8"/>
    <w:rsid w:val="566BC004"/>
    <w:rsid w:val="56B42C96"/>
    <w:rsid w:val="56E49123"/>
    <w:rsid w:val="57095F24"/>
    <w:rsid w:val="5728001F"/>
    <w:rsid w:val="572C3ECE"/>
    <w:rsid w:val="573B41E6"/>
    <w:rsid w:val="578F34BD"/>
    <w:rsid w:val="57A6845A"/>
    <w:rsid w:val="57F57ED2"/>
    <w:rsid w:val="57FD56E8"/>
    <w:rsid w:val="57FDEE41"/>
    <w:rsid w:val="58119DDF"/>
    <w:rsid w:val="5816A360"/>
    <w:rsid w:val="581A4D56"/>
    <w:rsid w:val="58285212"/>
    <w:rsid w:val="5828D516"/>
    <w:rsid w:val="5833C509"/>
    <w:rsid w:val="584782F7"/>
    <w:rsid w:val="58892F67"/>
    <w:rsid w:val="58E18D64"/>
    <w:rsid w:val="58F7E0EB"/>
    <w:rsid w:val="58FF97AD"/>
    <w:rsid w:val="591A73B0"/>
    <w:rsid w:val="59652BE9"/>
    <w:rsid w:val="599CEE33"/>
    <w:rsid w:val="59B495B8"/>
    <w:rsid w:val="59C1297D"/>
    <w:rsid w:val="59D43C0C"/>
    <w:rsid w:val="5A0CAFAF"/>
    <w:rsid w:val="5A0E9480"/>
    <w:rsid w:val="5A443BAB"/>
    <w:rsid w:val="5A54BCDB"/>
    <w:rsid w:val="5A663FE9"/>
    <w:rsid w:val="5A6F3341"/>
    <w:rsid w:val="5AB305BC"/>
    <w:rsid w:val="5AB5A809"/>
    <w:rsid w:val="5AC209BA"/>
    <w:rsid w:val="5B04B78B"/>
    <w:rsid w:val="5BA96B32"/>
    <w:rsid w:val="5BCFAB5A"/>
    <w:rsid w:val="5BE0BCF1"/>
    <w:rsid w:val="5C16F8FB"/>
    <w:rsid w:val="5C5F57BA"/>
    <w:rsid w:val="5C946D78"/>
    <w:rsid w:val="5CCA87AF"/>
    <w:rsid w:val="5D2F30A1"/>
    <w:rsid w:val="5D387B01"/>
    <w:rsid w:val="5D3F9488"/>
    <w:rsid w:val="5D557EBC"/>
    <w:rsid w:val="5D7C15BF"/>
    <w:rsid w:val="5D7CFAF0"/>
    <w:rsid w:val="5D8FE853"/>
    <w:rsid w:val="5DC8C4DC"/>
    <w:rsid w:val="5DE3316A"/>
    <w:rsid w:val="5DF2537C"/>
    <w:rsid w:val="5DFAE8B2"/>
    <w:rsid w:val="5DFFECC8"/>
    <w:rsid w:val="5E1793D2"/>
    <w:rsid w:val="5E39D217"/>
    <w:rsid w:val="5EC1F927"/>
    <w:rsid w:val="5F155166"/>
    <w:rsid w:val="5F1A9CB8"/>
    <w:rsid w:val="5F3333F9"/>
    <w:rsid w:val="5F3CD3ED"/>
    <w:rsid w:val="5F4AEFA3"/>
    <w:rsid w:val="5F928D35"/>
    <w:rsid w:val="5F9948EA"/>
    <w:rsid w:val="5FEC03AE"/>
    <w:rsid w:val="5FFB8E7A"/>
    <w:rsid w:val="60176778"/>
    <w:rsid w:val="602DBD0C"/>
    <w:rsid w:val="6032F8CA"/>
    <w:rsid w:val="603897C3"/>
    <w:rsid w:val="60534D2D"/>
    <w:rsid w:val="608A9439"/>
    <w:rsid w:val="608FBB83"/>
    <w:rsid w:val="6099D4CA"/>
    <w:rsid w:val="609E488B"/>
    <w:rsid w:val="60B71280"/>
    <w:rsid w:val="60B72EC8"/>
    <w:rsid w:val="60C51663"/>
    <w:rsid w:val="60C77AB2"/>
    <w:rsid w:val="60C7FE9F"/>
    <w:rsid w:val="6120B556"/>
    <w:rsid w:val="612866E6"/>
    <w:rsid w:val="613D6FF5"/>
    <w:rsid w:val="615FF3F4"/>
    <w:rsid w:val="617303B7"/>
    <w:rsid w:val="61826AAA"/>
    <w:rsid w:val="61996717"/>
    <w:rsid w:val="619A1854"/>
    <w:rsid w:val="61CEAD5A"/>
    <w:rsid w:val="61CF3C2A"/>
    <w:rsid w:val="61EB6381"/>
    <w:rsid w:val="628C7914"/>
    <w:rsid w:val="62A2EDFF"/>
    <w:rsid w:val="62AC0B67"/>
    <w:rsid w:val="62C36537"/>
    <w:rsid w:val="62E408B1"/>
    <w:rsid w:val="62F21B2E"/>
    <w:rsid w:val="6311E6EF"/>
    <w:rsid w:val="6317B9D1"/>
    <w:rsid w:val="631B36F6"/>
    <w:rsid w:val="6328FF62"/>
    <w:rsid w:val="63326A20"/>
    <w:rsid w:val="6359DC15"/>
    <w:rsid w:val="63A0D3B9"/>
    <w:rsid w:val="63D8B8B9"/>
    <w:rsid w:val="63DBA1A8"/>
    <w:rsid w:val="63DC357E"/>
    <w:rsid w:val="6452C548"/>
    <w:rsid w:val="6481B7CD"/>
    <w:rsid w:val="64D7F970"/>
    <w:rsid w:val="64FA49FD"/>
    <w:rsid w:val="64FDFDD6"/>
    <w:rsid w:val="652598AE"/>
    <w:rsid w:val="6526C78E"/>
    <w:rsid w:val="652E8BFE"/>
    <w:rsid w:val="655079CD"/>
    <w:rsid w:val="65615609"/>
    <w:rsid w:val="65BBA3C2"/>
    <w:rsid w:val="65CB32CE"/>
    <w:rsid w:val="65DF43BD"/>
    <w:rsid w:val="65FCCB6B"/>
    <w:rsid w:val="660BE876"/>
    <w:rsid w:val="6643B2D5"/>
    <w:rsid w:val="664CFF59"/>
    <w:rsid w:val="66555887"/>
    <w:rsid w:val="665FB220"/>
    <w:rsid w:val="667479B0"/>
    <w:rsid w:val="667F736D"/>
    <w:rsid w:val="669C3937"/>
    <w:rsid w:val="66A12589"/>
    <w:rsid w:val="66A19749"/>
    <w:rsid w:val="66B32DA4"/>
    <w:rsid w:val="66B9DECF"/>
    <w:rsid w:val="66D2C9D9"/>
    <w:rsid w:val="66DFA349"/>
    <w:rsid w:val="66E16A9B"/>
    <w:rsid w:val="66F015DA"/>
    <w:rsid w:val="67113F54"/>
    <w:rsid w:val="671A8BC4"/>
    <w:rsid w:val="6723929F"/>
    <w:rsid w:val="6727BC46"/>
    <w:rsid w:val="67546445"/>
    <w:rsid w:val="6768049C"/>
    <w:rsid w:val="676A65E1"/>
    <w:rsid w:val="676E8DB0"/>
    <w:rsid w:val="67BF434A"/>
    <w:rsid w:val="67C286C4"/>
    <w:rsid w:val="681F658E"/>
    <w:rsid w:val="68339D84"/>
    <w:rsid w:val="684BDD2C"/>
    <w:rsid w:val="6863D2E7"/>
    <w:rsid w:val="68771804"/>
    <w:rsid w:val="688321F2"/>
    <w:rsid w:val="68A0CFE2"/>
    <w:rsid w:val="68CEA1E2"/>
    <w:rsid w:val="68CF5E12"/>
    <w:rsid w:val="68DE1D4A"/>
    <w:rsid w:val="69456830"/>
    <w:rsid w:val="69D1AC36"/>
    <w:rsid w:val="69E83C0F"/>
    <w:rsid w:val="69F16247"/>
    <w:rsid w:val="6A0A2173"/>
    <w:rsid w:val="6A29CAD3"/>
    <w:rsid w:val="6A319714"/>
    <w:rsid w:val="6A3EB374"/>
    <w:rsid w:val="6A57EF4A"/>
    <w:rsid w:val="6A6F2315"/>
    <w:rsid w:val="6AF5E610"/>
    <w:rsid w:val="6B2186C9"/>
    <w:rsid w:val="6B6BB6CF"/>
    <w:rsid w:val="6B921600"/>
    <w:rsid w:val="6BAB47D3"/>
    <w:rsid w:val="6BAD799A"/>
    <w:rsid w:val="6BCB6332"/>
    <w:rsid w:val="6C05B0C0"/>
    <w:rsid w:val="6C492113"/>
    <w:rsid w:val="6C672C3D"/>
    <w:rsid w:val="6D307C4D"/>
    <w:rsid w:val="6D34272A"/>
    <w:rsid w:val="6D38CCA4"/>
    <w:rsid w:val="6D6BE3CB"/>
    <w:rsid w:val="6DBE7804"/>
    <w:rsid w:val="6DBFD837"/>
    <w:rsid w:val="6E007A4F"/>
    <w:rsid w:val="6E02BEC6"/>
    <w:rsid w:val="6E61F1E0"/>
    <w:rsid w:val="6E683D25"/>
    <w:rsid w:val="6E7EA512"/>
    <w:rsid w:val="6EC4E6F7"/>
    <w:rsid w:val="6EE08221"/>
    <w:rsid w:val="6EF9F9A4"/>
    <w:rsid w:val="6F0F3E86"/>
    <w:rsid w:val="6F2ABB74"/>
    <w:rsid w:val="6F69A918"/>
    <w:rsid w:val="6F8E5B66"/>
    <w:rsid w:val="6FBBE68B"/>
    <w:rsid w:val="701180E0"/>
    <w:rsid w:val="703919AE"/>
    <w:rsid w:val="706F622C"/>
    <w:rsid w:val="7077E3CC"/>
    <w:rsid w:val="709FF6FB"/>
    <w:rsid w:val="70A05642"/>
    <w:rsid w:val="70B91BAE"/>
    <w:rsid w:val="70C3789C"/>
    <w:rsid w:val="70CF08D6"/>
    <w:rsid w:val="7100618F"/>
    <w:rsid w:val="7141A2EA"/>
    <w:rsid w:val="7142F59D"/>
    <w:rsid w:val="71473F29"/>
    <w:rsid w:val="714E53EB"/>
    <w:rsid w:val="71734FEC"/>
    <w:rsid w:val="71D687E2"/>
    <w:rsid w:val="71E96251"/>
    <w:rsid w:val="71FA3069"/>
    <w:rsid w:val="7218C9E5"/>
    <w:rsid w:val="7221E891"/>
    <w:rsid w:val="722C9AC2"/>
    <w:rsid w:val="722FE801"/>
    <w:rsid w:val="724AC27A"/>
    <w:rsid w:val="7264F917"/>
    <w:rsid w:val="7271E1B6"/>
    <w:rsid w:val="72E8F902"/>
    <w:rsid w:val="72F5EAF2"/>
    <w:rsid w:val="7300D1BA"/>
    <w:rsid w:val="730CB3EF"/>
    <w:rsid w:val="731AA983"/>
    <w:rsid w:val="731B83EB"/>
    <w:rsid w:val="731D6017"/>
    <w:rsid w:val="731F8909"/>
    <w:rsid w:val="732543C1"/>
    <w:rsid w:val="7325D7DF"/>
    <w:rsid w:val="7339A584"/>
    <w:rsid w:val="73ABD854"/>
    <w:rsid w:val="73BE1E94"/>
    <w:rsid w:val="73CE2A48"/>
    <w:rsid w:val="73D30734"/>
    <w:rsid w:val="73DC4025"/>
    <w:rsid w:val="73F36E8E"/>
    <w:rsid w:val="74176E1F"/>
    <w:rsid w:val="74285148"/>
    <w:rsid w:val="743609D6"/>
    <w:rsid w:val="74851DFC"/>
    <w:rsid w:val="748A7F7A"/>
    <w:rsid w:val="74A24F66"/>
    <w:rsid w:val="74E2B19F"/>
    <w:rsid w:val="74F485EB"/>
    <w:rsid w:val="74F8AA2E"/>
    <w:rsid w:val="75130BCE"/>
    <w:rsid w:val="7547FB7F"/>
    <w:rsid w:val="757CBF3A"/>
    <w:rsid w:val="75937D31"/>
    <w:rsid w:val="7598376C"/>
    <w:rsid w:val="75C1F7CD"/>
    <w:rsid w:val="75EBB9CF"/>
    <w:rsid w:val="760D2212"/>
    <w:rsid w:val="761EC0F2"/>
    <w:rsid w:val="76450231"/>
    <w:rsid w:val="76588B61"/>
    <w:rsid w:val="767E6493"/>
    <w:rsid w:val="768E8CDE"/>
    <w:rsid w:val="76F38059"/>
    <w:rsid w:val="770BF749"/>
    <w:rsid w:val="77377703"/>
    <w:rsid w:val="77423D95"/>
    <w:rsid w:val="77636BF9"/>
    <w:rsid w:val="77AD014C"/>
    <w:rsid w:val="77EC4255"/>
    <w:rsid w:val="7841F455"/>
    <w:rsid w:val="786CC180"/>
    <w:rsid w:val="787BBFF3"/>
    <w:rsid w:val="78AEF744"/>
    <w:rsid w:val="78B74060"/>
    <w:rsid w:val="78BA4C6B"/>
    <w:rsid w:val="78BF4783"/>
    <w:rsid w:val="7906AE36"/>
    <w:rsid w:val="79409B3B"/>
    <w:rsid w:val="795737D0"/>
    <w:rsid w:val="795974DF"/>
    <w:rsid w:val="795E6742"/>
    <w:rsid w:val="79663DB3"/>
    <w:rsid w:val="79A51077"/>
    <w:rsid w:val="79B209D3"/>
    <w:rsid w:val="79C193D9"/>
    <w:rsid w:val="79EAEE2B"/>
    <w:rsid w:val="79FC25B7"/>
    <w:rsid w:val="7A48BF9B"/>
    <w:rsid w:val="7A63F0C9"/>
    <w:rsid w:val="7AD50C4D"/>
    <w:rsid w:val="7AD9E5FB"/>
    <w:rsid w:val="7AF19AB2"/>
    <w:rsid w:val="7AFA5730"/>
    <w:rsid w:val="7B2BA019"/>
    <w:rsid w:val="7B3E07BF"/>
    <w:rsid w:val="7B6EF534"/>
    <w:rsid w:val="7B708007"/>
    <w:rsid w:val="7B9B71AB"/>
    <w:rsid w:val="7BCD5E7D"/>
    <w:rsid w:val="7C0D8EB7"/>
    <w:rsid w:val="7C132A2C"/>
    <w:rsid w:val="7C23D62F"/>
    <w:rsid w:val="7C5851F9"/>
    <w:rsid w:val="7C633C9F"/>
    <w:rsid w:val="7C711A27"/>
    <w:rsid w:val="7CC89B7A"/>
    <w:rsid w:val="7CFDBC9B"/>
    <w:rsid w:val="7D15FB77"/>
    <w:rsid w:val="7D4CDD34"/>
    <w:rsid w:val="7D920AFF"/>
    <w:rsid w:val="7DA995FC"/>
    <w:rsid w:val="7DF7D825"/>
    <w:rsid w:val="7DFED53F"/>
    <w:rsid w:val="7E005F95"/>
    <w:rsid w:val="7E4E5D6F"/>
    <w:rsid w:val="7E554F2D"/>
    <w:rsid w:val="7E608BEB"/>
    <w:rsid w:val="7E72ED34"/>
    <w:rsid w:val="7E77EF38"/>
    <w:rsid w:val="7E833C59"/>
    <w:rsid w:val="7EA2C948"/>
    <w:rsid w:val="7EDB253C"/>
    <w:rsid w:val="7EFE618A"/>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DDA4A"/>
  <w15:chartTrackingRefBased/>
  <w15:docId w15:val="{BC374D4F-610C-4C64-BBD9-C9896D75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83"/>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75CC8"/>
    <w:rPr>
      <w:rFonts w:ascii="Times New Roman" w:hAnsi="Times New Roman" w:cs="Times New Roman"/>
    </w:rPr>
  </w:style>
  <w:style w:type="paragraph" w:styleId="Header">
    <w:name w:val="header"/>
    <w:basedOn w:val="Normal"/>
    <w:link w:val="HeaderChar"/>
    <w:uiPriority w:val="99"/>
    <w:unhideWhenUsed/>
    <w:rsid w:val="00875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CC8"/>
  </w:style>
  <w:style w:type="paragraph" w:styleId="Footer">
    <w:name w:val="footer"/>
    <w:basedOn w:val="Normal"/>
    <w:link w:val="FooterChar"/>
    <w:uiPriority w:val="99"/>
    <w:unhideWhenUsed/>
    <w:rsid w:val="00875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CC8"/>
  </w:style>
  <w:style w:type="paragraph" w:styleId="TOCHeading">
    <w:name w:val="TOC Heading"/>
    <w:basedOn w:val="Heading1"/>
    <w:next w:val="Normal"/>
    <w:uiPriority w:val="39"/>
    <w:unhideWhenUsed/>
    <w:qFormat/>
    <w:rsid w:val="00212FCB"/>
    <w:pPr>
      <w:spacing w:before="240" w:after="0" w:line="259" w:lineRule="auto"/>
      <w:outlineLvl w:val="9"/>
    </w:pPr>
    <w:rPr>
      <w:sz w:val="32"/>
      <w:szCs w:val="32"/>
      <w:lang w:eastAsia="en-US"/>
    </w:rPr>
  </w:style>
  <w:style w:type="character" w:styleId="UnresolvedMention">
    <w:name w:val="Unresolved Mention"/>
    <w:basedOn w:val="DefaultParagraphFont"/>
    <w:uiPriority w:val="99"/>
    <w:semiHidden/>
    <w:unhideWhenUsed/>
    <w:rsid w:val="009E7672"/>
    <w:rPr>
      <w:color w:val="605E5C"/>
      <w:shd w:val="clear" w:color="auto" w:fill="E1DFDD"/>
    </w:rPr>
  </w:style>
  <w:style w:type="paragraph" w:styleId="HTMLPreformatted">
    <w:name w:val="HTML Preformatted"/>
    <w:basedOn w:val="Normal"/>
    <w:link w:val="HTMLPreformattedChar"/>
    <w:uiPriority w:val="99"/>
    <w:semiHidden/>
    <w:unhideWhenUsed/>
    <w:rsid w:val="00FB2C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2C4D"/>
    <w:rPr>
      <w:rFonts w:ascii="Consolas" w:hAnsi="Consolas"/>
      <w:sz w:val="20"/>
      <w:szCs w:val="20"/>
    </w:rPr>
  </w:style>
  <w:style w:type="character" w:styleId="CommentReference">
    <w:name w:val="annotation reference"/>
    <w:basedOn w:val="DefaultParagraphFont"/>
    <w:uiPriority w:val="99"/>
    <w:semiHidden/>
    <w:unhideWhenUsed/>
    <w:rsid w:val="00092705"/>
    <w:rPr>
      <w:sz w:val="16"/>
      <w:szCs w:val="16"/>
    </w:rPr>
  </w:style>
  <w:style w:type="paragraph" w:styleId="CommentText">
    <w:name w:val="annotation text"/>
    <w:basedOn w:val="Normal"/>
    <w:link w:val="CommentTextChar"/>
    <w:uiPriority w:val="99"/>
    <w:semiHidden/>
    <w:unhideWhenUsed/>
    <w:rsid w:val="00092705"/>
    <w:pPr>
      <w:spacing w:line="240" w:lineRule="auto"/>
    </w:pPr>
    <w:rPr>
      <w:sz w:val="20"/>
      <w:szCs w:val="20"/>
    </w:rPr>
  </w:style>
  <w:style w:type="character" w:customStyle="1" w:styleId="CommentTextChar">
    <w:name w:val="Comment Text Char"/>
    <w:basedOn w:val="DefaultParagraphFont"/>
    <w:link w:val="CommentText"/>
    <w:uiPriority w:val="99"/>
    <w:semiHidden/>
    <w:rsid w:val="00092705"/>
    <w:rPr>
      <w:sz w:val="20"/>
      <w:szCs w:val="20"/>
    </w:rPr>
  </w:style>
  <w:style w:type="paragraph" w:styleId="CommentSubject">
    <w:name w:val="annotation subject"/>
    <w:basedOn w:val="CommentText"/>
    <w:next w:val="CommentText"/>
    <w:link w:val="CommentSubjectChar"/>
    <w:uiPriority w:val="99"/>
    <w:semiHidden/>
    <w:unhideWhenUsed/>
    <w:rsid w:val="00092705"/>
    <w:rPr>
      <w:b/>
      <w:bCs/>
    </w:rPr>
  </w:style>
  <w:style w:type="character" w:customStyle="1" w:styleId="CommentSubjectChar">
    <w:name w:val="Comment Subject Char"/>
    <w:basedOn w:val="CommentTextChar"/>
    <w:link w:val="CommentSubject"/>
    <w:uiPriority w:val="99"/>
    <w:semiHidden/>
    <w:rsid w:val="00092705"/>
    <w:rPr>
      <w:b/>
      <w:bCs/>
      <w:sz w:val="20"/>
      <w:szCs w:val="20"/>
    </w:rPr>
  </w:style>
  <w:style w:type="paragraph" w:styleId="Caption">
    <w:name w:val="caption"/>
    <w:basedOn w:val="Normal"/>
    <w:next w:val="Normal"/>
    <w:uiPriority w:val="35"/>
    <w:unhideWhenUsed/>
    <w:qFormat/>
    <w:rsid w:val="00FA2F9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4378">
      <w:bodyDiv w:val="1"/>
      <w:marLeft w:val="0"/>
      <w:marRight w:val="0"/>
      <w:marTop w:val="0"/>
      <w:marBottom w:val="0"/>
      <w:divBdr>
        <w:top w:val="none" w:sz="0" w:space="0" w:color="auto"/>
        <w:left w:val="none" w:sz="0" w:space="0" w:color="auto"/>
        <w:bottom w:val="none" w:sz="0" w:space="0" w:color="auto"/>
        <w:right w:val="none" w:sz="0" w:space="0" w:color="auto"/>
      </w:divBdr>
      <w:divsChild>
        <w:div w:id="443695462">
          <w:marLeft w:val="0"/>
          <w:marRight w:val="0"/>
          <w:marTop w:val="0"/>
          <w:marBottom w:val="0"/>
          <w:divBdr>
            <w:top w:val="none" w:sz="0" w:space="0" w:color="auto"/>
            <w:left w:val="none" w:sz="0" w:space="0" w:color="auto"/>
            <w:bottom w:val="none" w:sz="0" w:space="0" w:color="auto"/>
            <w:right w:val="none" w:sz="0" w:space="0" w:color="auto"/>
          </w:divBdr>
        </w:div>
      </w:divsChild>
    </w:div>
    <w:div w:id="37819828">
      <w:bodyDiv w:val="1"/>
      <w:marLeft w:val="0"/>
      <w:marRight w:val="0"/>
      <w:marTop w:val="0"/>
      <w:marBottom w:val="0"/>
      <w:divBdr>
        <w:top w:val="none" w:sz="0" w:space="0" w:color="auto"/>
        <w:left w:val="none" w:sz="0" w:space="0" w:color="auto"/>
        <w:bottom w:val="none" w:sz="0" w:space="0" w:color="auto"/>
        <w:right w:val="none" w:sz="0" w:space="0" w:color="auto"/>
      </w:divBdr>
    </w:div>
    <w:div w:id="73823370">
      <w:bodyDiv w:val="1"/>
      <w:marLeft w:val="0"/>
      <w:marRight w:val="0"/>
      <w:marTop w:val="0"/>
      <w:marBottom w:val="0"/>
      <w:divBdr>
        <w:top w:val="none" w:sz="0" w:space="0" w:color="auto"/>
        <w:left w:val="none" w:sz="0" w:space="0" w:color="auto"/>
        <w:bottom w:val="none" w:sz="0" w:space="0" w:color="auto"/>
        <w:right w:val="none" w:sz="0" w:space="0" w:color="auto"/>
      </w:divBdr>
    </w:div>
    <w:div w:id="85731707">
      <w:bodyDiv w:val="1"/>
      <w:marLeft w:val="0"/>
      <w:marRight w:val="0"/>
      <w:marTop w:val="0"/>
      <w:marBottom w:val="0"/>
      <w:divBdr>
        <w:top w:val="none" w:sz="0" w:space="0" w:color="auto"/>
        <w:left w:val="none" w:sz="0" w:space="0" w:color="auto"/>
        <w:bottom w:val="none" w:sz="0" w:space="0" w:color="auto"/>
        <w:right w:val="none" w:sz="0" w:space="0" w:color="auto"/>
      </w:divBdr>
    </w:div>
    <w:div w:id="159085256">
      <w:bodyDiv w:val="1"/>
      <w:marLeft w:val="0"/>
      <w:marRight w:val="0"/>
      <w:marTop w:val="0"/>
      <w:marBottom w:val="0"/>
      <w:divBdr>
        <w:top w:val="none" w:sz="0" w:space="0" w:color="auto"/>
        <w:left w:val="none" w:sz="0" w:space="0" w:color="auto"/>
        <w:bottom w:val="none" w:sz="0" w:space="0" w:color="auto"/>
        <w:right w:val="none" w:sz="0" w:space="0" w:color="auto"/>
      </w:divBdr>
      <w:divsChild>
        <w:div w:id="464978694">
          <w:marLeft w:val="0"/>
          <w:marRight w:val="0"/>
          <w:marTop w:val="0"/>
          <w:marBottom w:val="0"/>
          <w:divBdr>
            <w:top w:val="none" w:sz="0" w:space="0" w:color="auto"/>
            <w:left w:val="none" w:sz="0" w:space="0" w:color="auto"/>
            <w:bottom w:val="none" w:sz="0" w:space="0" w:color="auto"/>
            <w:right w:val="none" w:sz="0" w:space="0" w:color="auto"/>
          </w:divBdr>
        </w:div>
      </w:divsChild>
    </w:div>
    <w:div w:id="169956655">
      <w:bodyDiv w:val="1"/>
      <w:marLeft w:val="0"/>
      <w:marRight w:val="0"/>
      <w:marTop w:val="0"/>
      <w:marBottom w:val="0"/>
      <w:divBdr>
        <w:top w:val="none" w:sz="0" w:space="0" w:color="auto"/>
        <w:left w:val="none" w:sz="0" w:space="0" w:color="auto"/>
        <w:bottom w:val="none" w:sz="0" w:space="0" w:color="auto"/>
        <w:right w:val="none" w:sz="0" w:space="0" w:color="auto"/>
      </w:divBdr>
      <w:divsChild>
        <w:div w:id="915481573">
          <w:marLeft w:val="0"/>
          <w:marRight w:val="0"/>
          <w:marTop w:val="0"/>
          <w:marBottom w:val="0"/>
          <w:divBdr>
            <w:top w:val="none" w:sz="0" w:space="0" w:color="auto"/>
            <w:left w:val="none" w:sz="0" w:space="0" w:color="auto"/>
            <w:bottom w:val="none" w:sz="0" w:space="0" w:color="auto"/>
            <w:right w:val="none" w:sz="0" w:space="0" w:color="auto"/>
          </w:divBdr>
        </w:div>
      </w:divsChild>
    </w:div>
    <w:div w:id="177160577">
      <w:bodyDiv w:val="1"/>
      <w:marLeft w:val="0"/>
      <w:marRight w:val="0"/>
      <w:marTop w:val="0"/>
      <w:marBottom w:val="0"/>
      <w:divBdr>
        <w:top w:val="none" w:sz="0" w:space="0" w:color="auto"/>
        <w:left w:val="none" w:sz="0" w:space="0" w:color="auto"/>
        <w:bottom w:val="none" w:sz="0" w:space="0" w:color="auto"/>
        <w:right w:val="none" w:sz="0" w:space="0" w:color="auto"/>
      </w:divBdr>
    </w:div>
    <w:div w:id="188685290">
      <w:bodyDiv w:val="1"/>
      <w:marLeft w:val="0"/>
      <w:marRight w:val="0"/>
      <w:marTop w:val="0"/>
      <w:marBottom w:val="0"/>
      <w:divBdr>
        <w:top w:val="none" w:sz="0" w:space="0" w:color="auto"/>
        <w:left w:val="none" w:sz="0" w:space="0" w:color="auto"/>
        <w:bottom w:val="none" w:sz="0" w:space="0" w:color="auto"/>
        <w:right w:val="none" w:sz="0" w:space="0" w:color="auto"/>
      </w:divBdr>
    </w:div>
    <w:div w:id="202597454">
      <w:bodyDiv w:val="1"/>
      <w:marLeft w:val="0"/>
      <w:marRight w:val="0"/>
      <w:marTop w:val="0"/>
      <w:marBottom w:val="0"/>
      <w:divBdr>
        <w:top w:val="none" w:sz="0" w:space="0" w:color="auto"/>
        <w:left w:val="none" w:sz="0" w:space="0" w:color="auto"/>
        <w:bottom w:val="none" w:sz="0" w:space="0" w:color="auto"/>
        <w:right w:val="none" w:sz="0" w:space="0" w:color="auto"/>
      </w:divBdr>
      <w:divsChild>
        <w:div w:id="756250005">
          <w:marLeft w:val="0"/>
          <w:marRight w:val="0"/>
          <w:marTop w:val="0"/>
          <w:marBottom w:val="0"/>
          <w:divBdr>
            <w:top w:val="none" w:sz="0" w:space="0" w:color="auto"/>
            <w:left w:val="none" w:sz="0" w:space="0" w:color="auto"/>
            <w:bottom w:val="none" w:sz="0" w:space="0" w:color="auto"/>
            <w:right w:val="none" w:sz="0" w:space="0" w:color="auto"/>
          </w:divBdr>
        </w:div>
      </w:divsChild>
    </w:div>
    <w:div w:id="218789534">
      <w:bodyDiv w:val="1"/>
      <w:marLeft w:val="0"/>
      <w:marRight w:val="0"/>
      <w:marTop w:val="0"/>
      <w:marBottom w:val="0"/>
      <w:divBdr>
        <w:top w:val="none" w:sz="0" w:space="0" w:color="auto"/>
        <w:left w:val="none" w:sz="0" w:space="0" w:color="auto"/>
        <w:bottom w:val="none" w:sz="0" w:space="0" w:color="auto"/>
        <w:right w:val="none" w:sz="0" w:space="0" w:color="auto"/>
      </w:divBdr>
    </w:div>
    <w:div w:id="237256166">
      <w:bodyDiv w:val="1"/>
      <w:marLeft w:val="0"/>
      <w:marRight w:val="0"/>
      <w:marTop w:val="0"/>
      <w:marBottom w:val="0"/>
      <w:divBdr>
        <w:top w:val="none" w:sz="0" w:space="0" w:color="auto"/>
        <w:left w:val="none" w:sz="0" w:space="0" w:color="auto"/>
        <w:bottom w:val="none" w:sz="0" w:space="0" w:color="auto"/>
        <w:right w:val="none" w:sz="0" w:space="0" w:color="auto"/>
      </w:divBdr>
    </w:div>
    <w:div w:id="255788897">
      <w:bodyDiv w:val="1"/>
      <w:marLeft w:val="0"/>
      <w:marRight w:val="0"/>
      <w:marTop w:val="0"/>
      <w:marBottom w:val="0"/>
      <w:divBdr>
        <w:top w:val="none" w:sz="0" w:space="0" w:color="auto"/>
        <w:left w:val="none" w:sz="0" w:space="0" w:color="auto"/>
        <w:bottom w:val="none" w:sz="0" w:space="0" w:color="auto"/>
        <w:right w:val="none" w:sz="0" w:space="0" w:color="auto"/>
      </w:divBdr>
    </w:div>
    <w:div w:id="285236872">
      <w:bodyDiv w:val="1"/>
      <w:marLeft w:val="0"/>
      <w:marRight w:val="0"/>
      <w:marTop w:val="0"/>
      <w:marBottom w:val="0"/>
      <w:divBdr>
        <w:top w:val="none" w:sz="0" w:space="0" w:color="auto"/>
        <w:left w:val="none" w:sz="0" w:space="0" w:color="auto"/>
        <w:bottom w:val="none" w:sz="0" w:space="0" w:color="auto"/>
        <w:right w:val="none" w:sz="0" w:space="0" w:color="auto"/>
      </w:divBdr>
      <w:divsChild>
        <w:div w:id="1535994751">
          <w:marLeft w:val="0"/>
          <w:marRight w:val="0"/>
          <w:marTop w:val="0"/>
          <w:marBottom w:val="0"/>
          <w:divBdr>
            <w:top w:val="none" w:sz="0" w:space="0" w:color="auto"/>
            <w:left w:val="none" w:sz="0" w:space="0" w:color="auto"/>
            <w:bottom w:val="none" w:sz="0" w:space="0" w:color="auto"/>
            <w:right w:val="none" w:sz="0" w:space="0" w:color="auto"/>
          </w:divBdr>
        </w:div>
      </w:divsChild>
    </w:div>
    <w:div w:id="287132497">
      <w:bodyDiv w:val="1"/>
      <w:marLeft w:val="0"/>
      <w:marRight w:val="0"/>
      <w:marTop w:val="0"/>
      <w:marBottom w:val="0"/>
      <w:divBdr>
        <w:top w:val="none" w:sz="0" w:space="0" w:color="auto"/>
        <w:left w:val="none" w:sz="0" w:space="0" w:color="auto"/>
        <w:bottom w:val="none" w:sz="0" w:space="0" w:color="auto"/>
        <w:right w:val="none" w:sz="0" w:space="0" w:color="auto"/>
      </w:divBdr>
      <w:divsChild>
        <w:div w:id="1108702276">
          <w:marLeft w:val="0"/>
          <w:marRight w:val="0"/>
          <w:marTop w:val="0"/>
          <w:marBottom w:val="0"/>
          <w:divBdr>
            <w:top w:val="none" w:sz="0" w:space="0" w:color="auto"/>
            <w:left w:val="none" w:sz="0" w:space="0" w:color="auto"/>
            <w:bottom w:val="none" w:sz="0" w:space="0" w:color="auto"/>
            <w:right w:val="none" w:sz="0" w:space="0" w:color="auto"/>
          </w:divBdr>
        </w:div>
      </w:divsChild>
    </w:div>
    <w:div w:id="310407755">
      <w:bodyDiv w:val="1"/>
      <w:marLeft w:val="0"/>
      <w:marRight w:val="0"/>
      <w:marTop w:val="0"/>
      <w:marBottom w:val="0"/>
      <w:divBdr>
        <w:top w:val="none" w:sz="0" w:space="0" w:color="auto"/>
        <w:left w:val="none" w:sz="0" w:space="0" w:color="auto"/>
        <w:bottom w:val="none" w:sz="0" w:space="0" w:color="auto"/>
        <w:right w:val="none" w:sz="0" w:space="0" w:color="auto"/>
      </w:divBdr>
    </w:div>
    <w:div w:id="321544482">
      <w:bodyDiv w:val="1"/>
      <w:marLeft w:val="0"/>
      <w:marRight w:val="0"/>
      <w:marTop w:val="0"/>
      <w:marBottom w:val="0"/>
      <w:divBdr>
        <w:top w:val="none" w:sz="0" w:space="0" w:color="auto"/>
        <w:left w:val="none" w:sz="0" w:space="0" w:color="auto"/>
        <w:bottom w:val="none" w:sz="0" w:space="0" w:color="auto"/>
        <w:right w:val="none" w:sz="0" w:space="0" w:color="auto"/>
      </w:divBdr>
      <w:divsChild>
        <w:div w:id="753211798">
          <w:marLeft w:val="0"/>
          <w:marRight w:val="0"/>
          <w:marTop w:val="0"/>
          <w:marBottom w:val="0"/>
          <w:divBdr>
            <w:top w:val="none" w:sz="0" w:space="0" w:color="auto"/>
            <w:left w:val="none" w:sz="0" w:space="0" w:color="auto"/>
            <w:bottom w:val="none" w:sz="0" w:space="0" w:color="auto"/>
            <w:right w:val="none" w:sz="0" w:space="0" w:color="auto"/>
          </w:divBdr>
        </w:div>
      </w:divsChild>
    </w:div>
    <w:div w:id="321783851">
      <w:bodyDiv w:val="1"/>
      <w:marLeft w:val="0"/>
      <w:marRight w:val="0"/>
      <w:marTop w:val="0"/>
      <w:marBottom w:val="0"/>
      <w:divBdr>
        <w:top w:val="none" w:sz="0" w:space="0" w:color="auto"/>
        <w:left w:val="none" w:sz="0" w:space="0" w:color="auto"/>
        <w:bottom w:val="none" w:sz="0" w:space="0" w:color="auto"/>
        <w:right w:val="none" w:sz="0" w:space="0" w:color="auto"/>
      </w:divBdr>
      <w:divsChild>
        <w:div w:id="165873268">
          <w:marLeft w:val="0"/>
          <w:marRight w:val="0"/>
          <w:marTop w:val="0"/>
          <w:marBottom w:val="0"/>
          <w:divBdr>
            <w:top w:val="none" w:sz="0" w:space="0" w:color="auto"/>
            <w:left w:val="none" w:sz="0" w:space="0" w:color="auto"/>
            <w:bottom w:val="none" w:sz="0" w:space="0" w:color="auto"/>
            <w:right w:val="none" w:sz="0" w:space="0" w:color="auto"/>
          </w:divBdr>
        </w:div>
      </w:divsChild>
    </w:div>
    <w:div w:id="330836462">
      <w:bodyDiv w:val="1"/>
      <w:marLeft w:val="0"/>
      <w:marRight w:val="0"/>
      <w:marTop w:val="0"/>
      <w:marBottom w:val="0"/>
      <w:divBdr>
        <w:top w:val="none" w:sz="0" w:space="0" w:color="auto"/>
        <w:left w:val="none" w:sz="0" w:space="0" w:color="auto"/>
        <w:bottom w:val="none" w:sz="0" w:space="0" w:color="auto"/>
        <w:right w:val="none" w:sz="0" w:space="0" w:color="auto"/>
      </w:divBdr>
      <w:divsChild>
        <w:div w:id="297151408">
          <w:marLeft w:val="0"/>
          <w:marRight w:val="0"/>
          <w:marTop w:val="0"/>
          <w:marBottom w:val="0"/>
          <w:divBdr>
            <w:top w:val="none" w:sz="0" w:space="0" w:color="auto"/>
            <w:left w:val="none" w:sz="0" w:space="0" w:color="auto"/>
            <w:bottom w:val="none" w:sz="0" w:space="0" w:color="auto"/>
            <w:right w:val="none" w:sz="0" w:space="0" w:color="auto"/>
          </w:divBdr>
        </w:div>
      </w:divsChild>
    </w:div>
    <w:div w:id="331418119">
      <w:bodyDiv w:val="1"/>
      <w:marLeft w:val="0"/>
      <w:marRight w:val="0"/>
      <w:marTop w:val="0"/>
      <w:marBottom w:val="0"/>
      <w:divBdr>
        <w:top w:val="none" w:sz="0" w:space="0" w:color="auto"/>
        <w:left w:val="none" w:sz="0" w:space="0" w:color="auto"/>
        <w:bottom w:val="none" w:sz="0" w:space="0" w:color="auto"/>
        <w:right w:val="none" w:sz="0" w:space="0" w:color="auto"/>
      </w:divBdr>
    </w:div>
    <w:div w:id="343359460">
      <w:bodyDiv w:val="1"/>
      <w:marLeft w:val="0"/>
      <w:marRight w:val="0"/>
      <w:marTop w:val="0"/>
      <w:marBottom w:val="0"/>
      <w:divBdr>
        <w:top w:val="none" w:sz="0" w:space="0" w:color="auto"/>
        <w:left w:val="none" w:sz="0" w:space="0" w:color="auto"/>
        <w:bottom w:val="none" w:sz="0" w:space="0" w:color="auto"/>
        <w:right w:val="none" w:sz="0" w:space="0" w:color="auto"/>
      </w:divBdr>
      <w:divsChild>
        <w:div w:id="518275924">
          <w:marLeft w:val="0"/>
          <w:marRight w:val="0"/>
          <w:marTop w:val="0"/>
          <w:marBottom w:val="0"/>
          <w:divBdr>
            <w:top w:val="none" w:sz="0" w:space="0" w:color="auto"/>
            <w:left w:val="none" w:sz="0" w:space="0" w:color="auto"/>
            <w:bottom w:val="none" w:sz="0" w:space="0" w:color="auto"/>
            <w:right w:val="none" w:sz="0" w:space="0" w:color="auto"/>
          </w:divBdr>
        </w:div>
      </w:divsChild>
    </w:div>
    <w:div w:id="345979907">
      <w:bodyDiv w:val="1"/>
      <w:marLeft w:val="0"/>
      <w:marRight w:val="0"/>
      <w:marTop w:val="0"/>
      <w:marBottom w:val="0"/>
      <w:divBdr>
        <w:top w:val="none" w:sz="0" w:space="0" w:color="auto"/>
        <w:left w:val="none" w:sz="0" w:space="0" w:color="auto"/>
        <w:bottom w:val="none" w:sz="0" w:space="0" w:color="auto"/>
        <w:right w:val="none" w:sz="0" w:space="0" w:color="auto"/>
      </w:divBdr>
      <w:divsChild>
        <w:div w:id="457649312">
          <w:marLeft w:val="0"/>
          <w:marRight w:val="0"/>
          <w:marTop w:val="0"/>
          <w:marBottom w:val="0"/>
          <w:divBdr>
            <w:top w:val="none" w:sz="0" w:space="0" w:color="auto"/>
            <w:left w:val="none" w:sz="0" w:space="0" w:color="auto"/>
            <w:bottom w:val="none" w:sz="0" w:space="0" w:color="auto"/>
            <w:right w:val="none" w:sz="0" w:space="0" w:color="auto"/>
          </w:divBdr>
        </w:div>
      </w:divsChild>
    </w:div>
    <w:div w:id="370420922">
      <w:bodyDiv w:val="1"/>
      <w:marLeft w:val="0"/>
      <w:marRight w:val="0"/>
      <w:marTop w:val="0"/>
      <w:marBottom w:val="0"/>
      <w:divBdr>
        <w:top w:val="none" w:sz="0" w:space="0" w:color="auto"/>
        <w:left w:val="none" w:sz="0" w:space="0" w:color="auto"/>
        <w:bottom w:val="none" w:sz="0" w:space="0" w:color="auto"/>
        <w:right w:val="none" w:sz="0" w:space="0" w:color="auto"/>
      </w:divBdr>
    </w:div>
    <w:div w:id="397175052">
      <w:bodyDiv w:val="1"/>
      <w:marLeft w:val="0"/>
      <w:marRight w:val="0"/>
      <w:marTop w:val="0"/>
      <w:marBottom w:val="0"/>
      <w:divBdr>
        <w:top w:val="none" w:sz="0" w:space="0" w:color="auto"/>
        <w:left w:val="none" w:sz="0" w:space="0" w:color="auto"/>
        <w:bottom w:val="none" w:sz="0" w:space="0" w:color="auto"/>
        <w:right w:val="none" w:sz="0" w:space="0" w:color="auto"/>
      </w:divBdr>
      <w:divsChild>
        <w:div w:id="554240765">
          <w:marLeft w:val="0"/>
          <w:marRight w:val="0"/>
          <w:marTop w:val="0"/>
          <w:marBottom w:val="0"/>
          <w:divBdr>
            <w:top w:val="none" w:sz="0" w:space="0" w:color="auto"/>
            <w:left w:val="none" w:sz="0" w:space="0" w:color="auto"/>
            <w:bottom w:val="none" w:sz="0" w:space="0" w:color="auto"/>
            <w:right w:val="none" w:sz="0" w:space="0" w:color="auto"/>
          </w:divBdr>
        </w:div>
      </w:divsChild>
    </w:div>
    <w:div w:id="458956061">
      <w:bodyDiv w:val="1"/>
      <w:marLeft w:val="0"/>
      <w:marRight w:val="0"/>
      <w:marTop w:val="0"/>
      <w:marBottom w:val="0"/>
      <w:divBdr>
        <w:top w:val="none" w:sz="0" w:space="0" w:color="auto"/>
        <w:left w:val="none" w:sz="0" w:space="0" w:color="auto"/>
        <w:bottom w:val="none" w:sz="0" w:space="0" w:color="auto"/>
        <w:right w:val="none" w:sz="0" w:space="0" w:color="auto"/>
      </w:divBdr>
      <w:divsChild>
        <w:div w:id="505874370">
          <w:marLeft w:val="0"/>
          <w:marRight w:val="0"/>
          <w:marTop w:val="0"/>
          <w:marBottom w:val="0"/>
          <w:divBdr>
            <w:top w:val="none" w:sz="0" w:space="0" w:color="auto"/>
            <w:left w:val="none" w:sz="0" w:space="0" w:color="auto"/>
            <w:bottom w:val="none" w:sz="0" w:space="0" w:color="auto"/>
            <w:right w:val="none" w:sz="0" w:space="0" w:color="auto"/>
          </w:divBdr>
        </w:div>
      </w:divsChild>
    </w:div>
    <w:div w:id="475608205">
      <w:bodyDiv w:val="1"/>
      <w:marLeft w:val="0"/>
      <w:marRight w:val="0"/>
      <w:marTop w:val="0"/>
      <w:marBottom w:val="0"/>
      <w:divBdr>
        <w:top w:val="none" w:sz="0" w:space="0" w:color="auto"/>
        <w:left w:val="none" w:sz="0" w:space="0" w:color="auto"/>
        <w:bottom w:val="none" w:sz="0" w:space="0" w:color="auto"/>
        <w:right w:val="none" w:sz="0" w:space="0" w:color="auto"/>
      </w:divBdr>
    </w:div>
    <w:div w:id="492527656">
      <w:bodyDiv w:val="1"/>
      <w:marLeft w:val="0"/>
      <w:marRight w:val="0"/>
      <w:marTop w:val="0"/>
      <w:marBottom w:val="0"/>
      <w:divBdr>
        <w:top w:val="none" w:sz="0" w:space="0" w:color="auto"/>
        <w:left w:val="none" w:sz="0" w:space="0" w:color="auto"/>
        <w:bottom w:val="none" w:sz="0" w:space="0" w:color="auto"/>
        <w:right w:val="none" w:sz="0" w:space="0" w:color="auto"/>
      </w:divBdr>
      <w:divsChild>
        <w:div w:id="1442844247">
          <w:marLeft w:val="0"/>
          <w:marRight w:val="0"/>
          <w:marTop w:val="0"/>
          <w:marBottom w:val="0"/>
          <w:divBdr>
            <w:top w:val="none" w:sz="0" w:space="0" w:color="auto"/>
            <w:left w:val="none" w:sz="0" w:space="0" w:color="auto"/>
            <w:bottom w:val="none" w:sz="0" w:space="0" w:color="auto"/>
            <w:right w:val="none" w:sz="0" w:space="0" w:color="auto"/>
          </w:divBdr>
        </w:div>
      </w:divsChild>
    </w:div>
    <w:div w:id="501512844">
      <w:bodyDiv w:val="1"/>
      <w:marLeft w:val="0"/>
      <w:marRight w:val="0"/>
      <w:marTop w:val="0"/>
      <w:marBottom w:val="0"/>
      <w:divBdr>
        <w:top w:val="none" w:sz="0" w:space="0" w:color="auto"/>
        <w:left w:val="none" w:sz="0" w:space="0" w:color="auto"/>
        <w:bottom w:val="none" w:sz="0" w:space="0" w:color="auto"/>
        <w:right w:val="none" w:sz="0" w:space="0" w:color="auto"/>
      </w:divBdr>
      <w:divsChild>
        <w:div w:id="2114468895">
          <w:marLeft w:val="0"/>
          <w:marRight w:val="0"/>
          <w:marTop w:val="0"/>
          <w:marBottom w:val="0"/>
          <w:divBdr>
            <w:top w:val="none" w:sz="0" w:space="0" w:color="auto"/>
            <w:left w:val="none" w:sz="0" w:space="0" w:color="auto"/>
            <w:bottom w:val="none" w:sz="0" w:space="0" w:color="auto"/>
            <w:right w:val="none" w:sz="0" w:space="0" w:color="auto"/>
          </w:divBdr>
        </w:div>
      </w:divsChild>
    </w:div>
    <w:div w:id="514152212">
      <w:bodyDiv w:val="1"/>
      <w:marLeft w:val="0"/>
      <w:marRight w:val="0"/>
      <w:marTop w:val="0"/>
      <w:marBottom w:val="0"/>
      <w:divBdr>
        <w:top w:val="none" w:sz="0" w:space="0" w:color="auto"/>
        <w:left w:val="none" w:sz="0" w:space="0" w:color="auto"/>
        <w:bottom w:val="none" w:sz="0" w:space="0" w:color="auto"/>
        <w:right w:val="none" w:sz="0" w:space="0" w:color="auto"/>
      </w:divBdr>
      <w:divsChild>
        <w:div w:id="1391272212">
          <w:marLeft w:val="0"/>
          <w:marRight w:val="0"/>
          <w:marTop w:val="0"/>
          <w:marBottom w:val="0"/>
          <w:divBdr>
            <w:top w:val="none" w:sz="0" w:space="0" w:color="auto"/>
            <w:left w:val="none" w:sz="0" w:space="0" w:color="auto"/>
            <w:bottom w:val="none" w:sz="0" w:space="0" w:color="auto"/>
            <w:right w:val="none" w:sz="0" w:space="0" w:color="auto"/>
          </w:divBdr>
        </w:div>
      </w:divsChild>
    </w:div>
    <w:div w:id="564462049">
      <w:bodyDiv w:val="1"/>
      <w:marLeft w:val="0"/>
      <w:marRight w:val="0"/>
      <w:marTop w:val="0"/>
      <w:marBottom w:val="0"/>
      <w:divBdr>
        <w:top w:val="none" w:sz="0" w:space="0" w:color="auto"/>
        <w:left w:val="none" w:sz="0" w:space="0" w:color="auto"/>
        <w:bottom w:val="none" w:sz="0" w:space="0" w:color="auto"/>
        <w:right w:val="none" w:sz="0" w:space="0" w:color="auto"/>
      </w:divBdr>
      <w:divsChild>
        <w:div w:id="83577348">
          <w:marLeft w:val="0"/>
          <w:marRight w:val="0"/>
          <w:marTop w:val="0"/>
          <w:marBottom w:val="0"/>
          <w:divBdr>
            <w:top w:val="none" w:sz="0" w:space="0" w:color="auto"/>
            <w:left w:val="none" w:sz="0" w:space="0" w:color="auto"/>
            <w:bottom w:val="none" w:sz="0" w:space="0" w:color="auto"/>
            <w:right w:val="none" w:sz="0" w:space="0" w:color="auto"/>
          </w:divBdr>
        </w:div>
      </w:divsChild>
    </w:div>
    <w:div w:id="575238719">
      <w:bodyDiv w:val="1"/>
      <w:marLeft w:val="0"/>
      <w:marRight w:val="0"/>
      <w:marTop w:val="0"/>
      <w:marBottom w:val="0"/>
      <w:divBdr>
        <w:top w:val="none" w:sz="0" w:space="0" w:color="auto"/>
        <w:left w:val="none" w:sz="0" w:space="0" w:color="auto"/>
        <w:bottom w:val="none" w:sz="0" w:space="0" w:color="auto"/>
        <w:right w:val="none" w:sz="0" w:space="0" w:color="auto"/>
      </w:divBdr>
    </w:div>
    <w:div w:id="645553006">
      <w:bodyDiv w:val="1"/>
      <w:marLeft w:val="0"/>
      <w:marRight w:val="0"/>
      <w:marTop w:val="0"/>
      <w:marBottom w:val="0"/>
      <w:divBdr>
        <w:top w:val="none" w:sz="0" w:space="0" w:color="auto"/>
        <w:left w:val="none" w:sz="0" w:space="0" w:color="auto"/>
        <w:bottom w:val="none" w:sz="0" w:space="0" w:color="auto"/>
        <w:right w:val="none" w:sz="0" w:space="0" w:color="auto"/>
      </w:divBdr>
      <w:divsChild>
        <w:div w:id="1267343520">
          <w:marLeft w:val="0"/>
          <w:marRight w:val="0"/>
          <w:marTop w:val="0"/>
          <w:marBottom w:val="0"/>
          <w:divBdr>
            <w:top w:val="none" w:sz="0" w:space="0" w:color="auto"/>
            <w:left w:val="none" w:sz="0" w:space="0" w:color="auto"/>
            <w:bottom w:val="none" w:sz="0" w:space="0" w:color="auto"/>
            <w:right w:val="none" w:sz="0" w:space="0" w:color="auto"/>
          </w:divBdr>
        </w:div>
      </w:divsChild>
    </w:div>
    <w:div w:id="703209723">
      <w:bodyDiv w:val="1"/>
      <w:marLeft w:val="0"/>
      <w:marRight w:val="0"/>
      <w:marTop w:val="0"/>
      <w:marBottom w:val="0"/>
      <w:divBdr>
        <w:top w:val="none" w:sz="0" w:space="0" w:color="auto"/>
        <w:left w:val="none" w:sz="0" w:space="0" w:color="auto"/>
        <w:bottom w:val="none" w:sz="0" w:space="0" w:color="auto"/>
        <w:right w:val="none" w:sz="0" w:space="0" w:color="auto"/>
      </w:divBdr>
      <w:divsChild>
        <w:div w:id="658733676">
          <w:marLeft w:val="0"/>
          <w:marRight w:val="0"/>
          <w:marTop w:val="0"/>
          <w:marBottom w:val="0"/>
          <w:divBdr>
            <w:top w:val="none" w:sz="0" w:space="0" w:color="auto"/>
            <w:left w:val="none" w:sz="0" w:space="0" w:color="auto"/>
            <w:bottom w:val="none" w:sz="0" w:space="0" w:color="auto"/>
            <w:right w:val="none" w:sz="0" w:space="0" w:color="auto"/>
          </w:divBdr>
        </w:div>
      </w:divsChild>
    </w:div>
    <w:div w:id="704212329">
      <w:bodyDiv w:val="1"/>
      <w:marLeft w:val="0"/>
      <w:marRight w:val="0"/>
      <w:marTop w:val="0"/>
      <w:marBottom w:val="0"/>
      <w:divBdr>
        <w:top w:val="none" w:sz="0" w:space="0" w:color="auto"/>
        <w:left w:val="none" w:sz="0" w:space="0" w:color="auto"/>
        <w:bottom w:val="none" w:sz="0" w:space="0" w:color="auto"/>
        <w:right w:val="none" w:sz="0" w:space="0" w:color="auto"/>
      </w:divBdr>
      <w:divsChild>
        <w:div w:id="484858474">
          <w:marLeft w:val="0"/>
          <w:marRight w:val="0"/>
          <w:marTop w:val="0"/>
          <w:marBottom w:val="0"/>
          <w:divBdr>
            <w:top w:val="none" w:sz="0" w:space="0" w:color="auto"/>
            <w:left w:val="none" w:sz="0" w:space="0" w:color="auto"/>
            <w:bottom w:val="none" w:sz="0" w:space="0" w:color="auto"/>
            <w:right w:val="none" w:sz="0" w:space="0" w:color="auto"/>
          </w:divBdr>
        </w:div>
      </w:divsChild>
    </w:div>
    <w:div w:id="707492619">
      <w:bodyDiv w:val="1"/>
      <w:marLeft w:val="0"/>
      <w:marRight w:val="0"/>
      <w:marTop w:val="0"/>
      <w:marBottom w:val="0"/>
      <w:divBdr>
        <w:top w:val="none" w:sz="0" w:space="0" w:color="auto"/>
        <w:left w:val="none" w:sz="0" w:space="0" w:color="auto"/>
        <w:bottom w:val="none" w:sz="0" w:space="0" w:color="auto"/>
        <w:right w:val="none" w:sz="0" w:space="0" w:color="auto"/>
      </w:divBdr>
      <w:divsChild>
        <w:div w:id="2055814089">
          <w:marLeft w:val="0"/>
          <w:marRight w:val="0"/>
          <w:marTop w:val="0"/>
          <w:marBottom w:val="0"/>
          <w:divBdr>
            <w:top w:val="none" w:sz="0" w:space="0" w:color="auto"/>
            <w:left w:val="none" w:sz="0" w:space="0" w:color="auto"/>
            <w:bottom w:val="none" w:sz="0" w:space="0" w:color="auto"/>
            <w:right w:val="none" w:sz="0" w:space="0" w:color="auto"/>
          </w:divBdr>
        </w:div>
      </w:divsChild>
    </w:div>
    <w:div w:id="714088789">
      <w:bodyDiv w:val="1"/>
      <w:marLeft w:val="0"/>
      <w:marRight w:val="0"/>
      <w:marTop w:val="0"/>
      <w:marBottom w:val="0"/>
      <w:divBdr>
        <w:top w:val="none" w:sz="0" w:space="0" w:color="auto"/>
        <w:left w:val="none" w:sz="0" w:space="0" w:color="auto"/>
        <w:bottom w:val="none" w:sz="0" w:space="0" w:color="auto"/>
        <w:right w:val="none" w:sz="0" w:space="0" w:color="auto"/>
      </w:divBdr>
    </w:div>
    <w:div w:id="744765673">
      <w:bodyDiv w:val="1"/>
      <w:marLeft w:val="0"/>
      <w:marRight w:val="0"/>
      <w:marTop w:val="0"/>
      <w:marBottom w:val="0"/>
      <w:divBdr>
        <w:top w:val="none" w:sz="0" w:space="0" w:color="auto"/>
        <w:left w:val="none" w:sz="0" w:space="0" w:color="auto"/>
        <w:bottom w:val="none" w:sz="0" w:space="0" w:color="auto"/>
        <w:right w:val="none" w:sz="0" w:space="0" w:color="auto"/>
      </w:divBdr>
      <w:divsChild>
        <w:div w:id="1292591065">
          <w:marLeft w:val="0"/>
          <w:marRight w:val="0"/>
          <w:marTop w:val="0"/>
          <w:marBottom w:val="0"/>
          <w:divBdr>
            <w:top w:val="none" w:sz="0" w:space="0" w:color="auto"/>
            <w:left w:val="none" w:sz="0" w:space="0" w:color="auto"/>
            <w:bottom w:val="none" w:sz="0" w:space="0" w:color="auto"/>
            <w:right w:val="none" w:sz="0" w:space="0" w:color="auto"/>
          </w:divBdr>
        </w:div>
      </w:divsChild>
    </w:div>
    <w:div w:id="778454830">
      <w:bodyDiv w:val="1"/>
      <w:marLeft w:val="0"/>
      <w:marRight w:val="0"/>
      <w:marTop w:val="0"/>
      <w:marBottom w:val="0"/>
      <w:divBdr>
        <w:top w:val="none" w:sz="0" w:space="0" w:color="auto"/>
        <w:left w:val="none" w:sz="0" w:space="0" w:color="auto"/>
        <w:bottom w:val="none" w:sz="0" w:space="0" w:color="auto"/>
        <w:right w:val="none" w:sz="0" w:space="0" w:color="auto"/>
      </w:divBdr>
      <w:divsChild>
        <w:div w:id="926578978">
          <w:marLeft w:val="0"/>
          <w:marRight w:val="0"/>
          <w:marTop w:val="0"/>
          <w:marBottom w:val="0"/>
          <w:divBdr>
            <w:top w:val="none" w:sz="0" w:space="0" w:color="auto"/>
            <w:left w:val="none" w:sz="0" w:space="0" w:color="auto"/>
            <w:bottom w:val="none" w:sz="0" w:space="0" w:color="auto"/>
            <w:right w:val="none" w:sz="0" w:space="0" w:color="auto"/>
          </w:divBdr>
        </w:div>
      </w:divsChild>
    </w:div>
    <w:div w:id="780881237">
      <w:bodyDiv w:val="1"/>
      <w:marLeft w:val="0"/>
      <w:marRight w:val="0"/>
      <w:marTop w:val="0"/>
      <w:marBottom w:val="0"/>
      <w:divBdr>
        <w:top w:val="none" w:sz="0" w:space="0" w:color="auto"/>
        <w:left w:val="none" w:sz="0" w:space="0" w:color="auto"/>
        <w:bottom w:val="none" w:sz="0" w:space="0" w:color="auto"/>
        <w:right w:val="none" w:sz="0" w:space="0" w:color="auto"/>
      </w:divBdr>
      <w:divsChild>
        <w:div w:id="1404180923">
          <w:marLeft w:val="0"/>
          <w:marRight w:val="0"/>
          <w:marTop w:val="0"/>
          <w:marBottom w:val="0"/>
          <w:divBdr>
            <w:top w:val="none" w:sz="0" w:space="0" w:color="auto"/>
            <w:left w:val="none" w:sz="0" w:space="0" w:color="auto"/>
            <w:bottom w:val="none" w:sz="0" w:space="0" w:color="auto"/>
            <w:right w:val="none" w:sz="0" w:space="0" w:color="auto"/>
          </w:divBdr>
        </w:div>
      </w:divsChild>
    </w:div>
    <w:div w:id="800079626">
      <w:bodyDiv w:val="1"/>
      <w:marLeft w:val="0"/>
      <w:marRight w:val="0"/>
      <w:marTop w:val="0"/>
      <w:marBottom w:val="0"/>
      <w:divBdr>
        <w:top w:val="none" w:sz="0" w:space="0" w:color="auto"/>
        <w:left w:val="none" w:sz="0" w:space="0" w:color="auto"/>
        <w:bottom w:val="none" w:sz="0" w:space="0" w:color="auto"/>
        <w:right w:val="none" w:sz="0" w:space="0" w:color="auto"/>
      </w:divBdr>
    </w:div>
    <w:div w:id="852886064">
      <w:bodyDiv w:val="1"/>
      <w:marLeft w:val="0"/>
      <w:marRight w:val="0"/>
      <w:marTop w:val="0"/>
      <w:marBottom w:val="0"/>
      <w:divBdr>
        <w:top w:val="none" w:sz="0" w:space="0" w:color="auto"/>
        <w:left w:val="none" w:sz="0" w:space="0" w:color="auto"/>
        <w:bottom w:val="none" w:sz="0" w:space="0" w:color="auto"/>
        <w:right w:val="none" w:sz="0" w:space="0" w:color="auto"/>
      </w:divBdr>
      <w:divsChild>
        <w:div w:id="892885413">
          <w:marLeft w:val="0"/>
          <w:marRight w:val="0"/>
          <w:marTop w:val="0"/>
          <w:marBottom w:val="0"/>
          <w:divBdr>
            <w:top w:val="none" w:sz="0" w:space="0" w:color="auto"/>
            <w:left w:val="none" w:sz="0" w:space="0" w:color="auto"/>
            <w:bottom w:val="none" w:sz="0" w:space="0" w:color="auto"/>
            <w:right w:val="none" w:sz="0" w:space="0" w:color="auto"/>
          </w:divBdr>
        </w:div>
      </w:divsChild>
    </w:div>
    <w:div w:id="870336911">
      <w:bodyDiv w:val="1"/>
      <w:marLeft w:val="0"/>
      <w:marRight w:val="0"/>
      <w:marTop w:val="0"/>
      <w:marBottom w:val="0"/>
      <w:divBdr>
        <w:top w:val="none" w:sz="0" w:space="0" w:color="auto"/>
        <w:left w:val="none" w:sz="0" w:space="0" w:color="auto"/>
        <w:bottom w:val="none" w:sz="0" w:space="0" w:color="auto"/>
        <w:right w:val="none" w:sz="0" w:space="0" w:color="auto"/>
      </w:divBdr>
    </w:div>
    <w:div w:id="897014986">
      <w:bodyDiv w:val="1"/>
      <w:marLeft w:val="0"/>
      <w:marRight w:val="0"/>
      <w:marTop w:val="0"/>
      <w:marBottom w:val="0"/>
      <w:divBdr>
        <w:top w:val="none" w:sz="0" w:space="0" w:color="auto"/>
        <w:left w:val="none" w:sz="0" w:space="0" w:color="auto"/>
        <w:bottom w:val="none" w:sz="0" w:space="0" w:color="auto"/>
        <w:right w:val="none" w:sz="0" w:space="0" w:color="auto"/>
      </w:divBdr>
      <w:divsChild>
        <w:div w:id="1314332375">
          <w:marLeft w:val="0"/>
          <w:marRight w:val="0"/>
          <w:marTop w:val="0"/>
          <w:marBottom w:val="0"/>
          <w:divBdr>
            <w:top w:val="none" w:sz="0" w:space="0" w:color="auto"/>
            <w:left w:val="none" w:sz="0" w:space="0" w:color="auto"/>
            <w:bottom w:val="none" w:sz="0" w:space="0" w:color="auto"/>
            <w:right w:val="none" w:sz="0" w:space="0" w:color="auto"/>
          </w:divBdr>
        </w:div>
      </w:divsChild>
    </w:div>
    <w:div w:id="913928816">
      <w:bodyDiv w:val="1"/>
      <w:marLeft w:val="0"/>
      <w:marRight w:val="0"/>
      <w:marTop w:val="0"/>
      <w:marBottom w:val="0"/>
      <w:divBdr>
        <w:top w:val="none" w:sz="0" w:space="0" w:color="auto"/>
        <w:left w:val="none" w:sz="0" w:space="0" w:color="auto"/>
        <w:bottom w:val="none" w:sz="0" w:space="0" w:color="auto"/>
        <w:right w:val="none" w:sz="0" w:space="0" w:color="auto"/>
      </w:divBdr>
    </w:div>
    <w:div w:id="924729083">
      <w:bodyDiv w:val="1"/>
      <w:marLeft w:val="0"/>
      <w:marRight w:val="0"/>
      <w:marTop w:val="0"/>
      <w:marBottom w:val="0"/>
      <w:divBdr>
        <w:top w:val="none" w:sz="0" w:space="0" w:color="auto"/>
        <w:left w:val="none" w:sz="0" w:space="0" w:color="auto"/>
        <w:bottom w:val="none" w:sz="0" w:space="0" w:color="auto"/>
        <w:right w:val="none" w:sz="0" w:space="0" w:color="auto"/>
      </w:divBdr>
    </w:div>
    <w:div w:id="939141860">
      <w:bodyDiv w:val="1"/>
      <w:marLeft w:val="0"/>
      <w:marRight w:val="0"/>
      <w:marTop w:val="0"/>
      <w:marBottom w:val="0"/>
      <w:divBdr>
        <w:top w:val="none" w:sz="0" w:space="0" w:color="auto"/>
        <w:left w:val="none" w:sz="0" w:space="0" w:color="auto"/>
        <w:bottom w:val="none" w:sz="0" w:space="0" w:color="auto"/>
        <w:right w:val="none" w:sz="0" w:space="0" w:color="auto"/>
      </w:divBdr>
      <w:divsChild>
        <w:div w:id="1958097094">
          <w:marLeft w:val="0"/>
          <w:marRight w:val="0"/>
          <w:marTop w:val="0"/>
          <w:marBottom w:val="0"/>
          <w:divBdr>
            <w:top w:val="none" w:sz="0" w:space="0" w:color="auto"/>
            <w:left w:val="none" w:sz="0" w:space="0" w:color="auto"/>
            <w:bottom w:val="none" w:sz="0" w:space="0" w:color="auto"/>
            <w:right w:val="none" w:sz="0" w:space="0" w:color="auto"/>
          </w:divBdr>
        </w:div>
      </w:divsChild>
    </w:div>
    <w:div w:id="1014914020">
      <w:bodyDiv w:val="1"/>
      <w:marLeft w:val="0"/>
      <w:marRight w:val="0"/>
      <w:marTop w:val="0"/>
      <w:marBottom w:val="0"/>
      <w:divBdr>
        <w:top w:val="none" w:sz="0" w:space="0" w:color="auto"/>
        <w:left w:val="none" w:sz="0" w:space="0" w:color="auto"/>
        <w:bottom w:val="none" w:sz="0" w:space="0" w:color="auto"/>
        <w:right w:val="none" w:sz="0" w:space="0" w:color="auto"/>
      </w:divBdr>
    </w:div>
    <w:div w:id="1065030480">
      <w:bodyDiv w:val="1"/>
      <w:marLeft w:val="0"/>
      <w:marRight w:val="0"/>
      <w:marTop w:val="0"/>
      <w:marBottom w:val="0"/>
      <w:divBdr>
        <w:top w:val="none" w:sz="0" w:space="0" w:color="auto"/>
        <w:left w:val="none" w:sz="0" w:space="0" w:color="auto"/>
        <w:bottom w:val="none" w:sz="0" w:space="0" w:color="auto"/>
        <w:right w:val="none" w:sz="0" w:space="0" w:color="auto"/>
      </w:divBdr>
      <w:divsChild>
        <w:div w:id="1183973845">
          <w:marLeft w:val="0"/>
          <w:marRight w:val="0"/>
          <w:marTop w:val="0"/>
          <w:marBottom w:val="0"/>
          <w:divBdr>
            <w:top w:val="none" w:sz="0" w:space="0" w:color="auto"/>
            <w:left w:val="none" w:sz="0" w:space="0" w:color="auto"/>
            <w:bottom w:val="none" w:sz="0" w:space="0" w:color="auto"/>
            <w:right w:val="none" w:sz="0" w:space="0" w:color="auto"/>
          </w:divBdr>
        </w:div>
      </w:divsChild>
    </w:div>
    <w:div w:id="1143548231">
      <w:bodyDiv w:val="1"/>
      <w:marLeft w:val="0"/>
      <w:marRight w:val="0"/>
      <w:marTop w:val="0"/>
      <w:marBottom w:val="0"/>
      <w:divBdr>
        <w:top w:val="none" w:sz="0" w:space="0" w:color="auto"/>
        <w:left w:val="none" w:sz="0" w:space="0" w:color="auto"/>
        <w:bottom w:val="none" w:sz="0" w:space="0" w:color="auto"/>
        <w:right w:val="none" w:sz="0" w:space="0" w:color="auto"/>
      </w:divBdr>
    </w:div>
    <w:div w:id="1180779073">
      <w:bodyDiv w:val="1"/>
      <w:marLeft w:val="0"/>
      <w:marRight w:val="0"/>
      <w:marTop w:val="0"/>
      <w:marBottom w:val="0"/>
      <w:divBdr>
        <w:top w:val="none" w:sz="0" w:space="0" w:color="auto"/>
        <w:left w:val="none" w:sz="0" w:space="0" w:color="auto"/>
        <w:bottom w:val="none" w:sz="0" w:space="0" w:color="auto"/>
        <w:right w:val="none" w:sz="0" w:space="0" w:color="auto"/>
      </w:divBdr>
      <w:divsChild>
        <w:div w:id="1535001036">
          <w:marLeft w:val="0"/>
          <w:marRight w:val="0"/>
          <w:marTop w:val="0"/>
          <w:marBottom w:val="0"/>
          <w:divBdr>
            <w:top w:val="none" w:sz="0" w:space="0" w:color="auto"/>
            <w:left w:val="none" w:sz="0" w:space="0" w:color="auto"/>
            <w:bottom w:val="none" w:sz="0" w:space="0" w:color="auto"/>
            <w:right w:val="none" w:sz="0" w:space="0" w:color="auto"/>
          </w:divBdr>
        </w:div>
      </w:divsChild>
    </w:div>
    <w:div w:id="1193810729">
      <w:bodyDiv w:val="1"/>
      <w:marLeft w:val="0"/>
      <w:marRight w:val="0"/>
      <w:marTop w:val="0"/>
      <w:marBottom w:val="0"/>
      <w:divBdr>
        <w:top w:val="none" w:sz="0" w:space="0" w:color="auto"/>
        <w:left w:val="none" w:sz="0" w:space="0" w:color="auto"/>
        <w:bottom w:val="none" w:sz="0" w:space="0" w:color="auto"/>
        <w:right w:val="none" w:sz="0" w:space="0" w:color="auto"/>
      </w:divBdr>
      <w:divsChild>
        <w:div w:id="1047071022">
          <w:marLeft w:val="0"/>
          <w:marRight w:val="0"/>
          <w:marTop w:val="0"/>
          <w:marBottom w:val="0"/>
          <w:divBdr>
            <w:top w:val="none" w:sz="0" w:space="0" w:color="auto"/>
            <w:left w:val="none" w:sz="0" w:space="0" w:color="auto"/>
            <w:bottom w:val="none" w:sz="0" w:space="0" w:color="auto"/>
            <w:right w:val="none" w:sz="0" w:space="0" w:color="auto"/>
          </w:divBdr>
        </w:div>
      </w:divsChild>
    </w:div>
    <w:div w:id="1267234122">
      <w:bodyDiv w:val="1"/>
      <w:marLeft w:val="0"/>
      <w:marRight w:val="0"/>
      <w:marTop w:val="0"/>
      <w:marBottom w:val="0"/>
      <w:divBdr>
        <w:top w:val="none" w:sz="0" w:space="0" w:color="auto"/>
        <w:left w:val="none" w:sz="0" w:space="0" w:color="auto"/>
        <w:bottom w:val="none" w:sz="0" w:space="0" w:color="auto"/>
        <w:right w:val="none" w:sz="0" w:space="0" w:color="auto"/>
      </w:divBdr>
    </w:div>
    <w:div w:id="1325009062">
      <w:bodyDiv w:val="1"/>
      <w:marLeft w:val="0"/>
      <w:marRight w:val="0"/>
      <w:marTop w:val="0"/>
      <w:marBottom w:val="0"/>
      <w:divBdr>
        <w:top w:val="none" w:sz="0" w:space="0" w:color="auto"/>
        <w:left w:val="none" w:sz="0" w:space="0" w:color="auto"/>
        <w:bottom w:val="none" w:sz="0" w:space="0" w:color="auto"/>
        <w:right w:val="none" w:sz="0" w:space="0" w:color="auto"/>
      </w:divBdr>
      <w:divsChild>
        <w:div w:id="58358821">
          <w:marLeft w:val="0"/>
          <w:marRight w:val="0"/>
          <w:marTop w:val="0"/>
          <w:marBottom w:val="0"/>
          <w:divBdr>
            <w:top w:val="none" w:sz="0" w:space="0" w:color="auto"/>
            <w:left w:val="none" w:sz="0" w:space="0" w:color="auto"/>
            <w:bottom w:val="none" w:sz="0" w:space="0" w:color="auto"/>
            <w:right w:val="none" w:sz="0" w:space="0" w:color="auto"/>
          </w:divBdr>
        </w:div>
      </w:divsChild>
    </w:div>
    <w:div w:id="1333677633">
      <w:bodyDiv w:val="1"/>
      <w:marLeft w:val="0"/>
      <w:marRight w:val="0"/>
      <w:marTop w:val="0"/>
      <w:marBottom w:val="0"/>
      <w:divBdr>
        <w:top w:val="none" w:sz="0" w:space="0" w:color="auto"/>
        <w:left w:val="none" w:sz="0" w:space="0" w:color="auto"/>
        <w:bottom w:val="none" w:sz="0" w:space="0" w:color="auto"/>
        <w:right w:val="none" w:sz="0" w:space="0" w:color="auto"/>
      </w:divBdr>
    </w:div>
    <w:div w:id="1351448047">
      <w:bodyDiv w:val="1"/>
      <w:marLeft w:val="0"/>
      <w:marRight w:val="0"/>
      <w:marTop w:val="0"/>
      <w:marBottom w:val="0"/>
      <w:divBdr>
        <w:top w:val="none" w:sz="0" w:space="0" w:color="auto"/>
        <w:left w:val="none" w:sz="0" w:space="0" w:color="auto"/>
        <w:bottom w:val="none" w:sz="0" w:space="0" w:color="auto"/>
        <w:right w:val="none" w:sz="0" w:space="0" w:color="auto"/>
      </w:divBdr>
      <w:divsChild>
        <w:div w:id="386103727">
          <w:marLeft w:val="0"/>
          <w:marRight w:val="0"/>
          <w:marTop w:val="0"/>
          <w:marBottom w:val="0"/>
          <w:divBdr>
            <w:top w:val="none" w:sz="0" w:space="0" w:color="auto"/>
            <w:left w:val="none" w:sz="0" w:space="0" w:color="auto"/>
            <w:bottom w:val="none" w:sz="0" w:space="0" w:color="auto"/>
            <w:right w:val="none" w:sz="0" w:space="0" w:color="auto"/>
          </w:divBdr>
        </w:div>
      </w:divsChild>
    </w:div>
    <w:div w:id="1363094264">
      <w:bodyDiv w:val="1"/>
      <w:marLeft w:val="0"/>
      <w:marRight w:val="0"/>
      <w:marTop w:val="0"/>
      <w:marBottom w:val="0"/>
      <w:divBdr>
        <w:top w:val="none" w:sz="0" w:space="0" w:color="auto"/>
        <w:left w:val="none" w:sz="0" w:space="0" w:color="auto"/>
        <w:bottom w:val="none" w:sz="0" w:space="0" w:color="auto"/>
        <w:right w:val="none" w:sz="0" w:space="0" w:color="auto"/>
      </w:divBdr>
    </w:div>
    <w:div w:id="1373461622">
      <w:bodyDiv w:val="1"/>
      <w:marLeft w:val="0"/>
      <w:marRight w:val="0"/>
      <w:marTop w:val="0"/>
      <w:marBottom w:val="0"/>
      <w:divBdr>
        <w:top w:val="none" w:sz="0" w:space="0" w:color="auto"/>
        <w:left w:val="none" w:sz="0" w:space="0" w:color="auto"/>
        <w:bottom w:val="none" w:sz="0" w:space="0" w:color="auto"/>
        <w:right w:val="none" w:sz="0" w:space="0" w:color="auto"/>
      </w:divBdr>
      <w:divsChild>
        <w:div w:id="1207717916">
          <w:marLeft w:val="0"/>
          <w:marRight w:val="0"/>
          <w:marTop w:val="0"/>
          <w:marBottom w:val="0"/>
          <w:divBdr>
            <w:top w:val="none" w:sz="0" w:space="0" w:color="auto"/>
            <w:left w:val="none" w:sz="0" w:space="0" w:color="auto"/>
            <w:bottom w:val="none" w:sz="0" w:space="0" w:color="auto"/>
            <w:right w:val="none" w:sz="0" w:space="0" w:color="auto"/>
          </w:divBdr>
        </w:div>
      </w:divsChild>
    </w:div>
    <w:div w:id="1382826428">
      <w:bodyDiv w:val="1"/>
      <w:marLeft w:val="0"/>
      <w:marRight w:val="0"/>
      <w:marTop w:val="0"/>
      <w:marBottom w:val="0"/>
      <w:divBdr>
        <w:top w:val="none" w:sz="0" w:space="0" w:color="auto"/>
        <w:left w:val="none" w:sz="0" w:space="0" w:color="auto"/>
        <w:bottom w:val="none" w:sz="0" w:space="0" w:color="auto"/>
        <w:right w:val="none" w:sz="0" w:space="0" w:color="auto"/>
      </w:divBdr>
      <w:divsChild>
        <w:div w:id="2060325471">
          <w:marLeft w:val="0"/>
          <w:marRight w:val="0"/>
          <w:marTop w:val="0"/>
          <w:marBottom w:val="0"/>
          <w:divBdr>
            <w:top w:val="none" w:sz="0" w:space="0" w:color="auto"/>
            <w:left w:val="none" w:sz="0" w:space="0" w:color="auto"/>
            <w:bottom w:val="none" w:sz="0" w:space="0" w:color="auto"/>
            <w:right w:val="none" w:sz="0" w:space="0" w:color="auto"/>
          </w:divBdr>
        </w:div>
      </w:divsChild>
    </w:div>
    <w:div w:id="1422603901">
      <w:bodyDiv w:val="1"/>
      <w:marLeft w:val="0"/>
      <w:marRight w:val="0"/>
      <w:marTop w:val="0"/>
      <w:marBottom w:val="0"/>
      <w:divBdr>
        <w:top w:val="none" w:sz="0" w:space="0" w:color="auto"/>
        <w:left w:val="none" w:sz="0" w:space="0" w:color="auto"/>
        <w:bottom w:val="none" w:sz="0" w:space="0" w:color="auto"/>
        <w:right w:val="none" w:sz="0" w:space="0" w:color="auto"/>
      </w:divBdr>
      <w:divsChild>
        <w:div w:id="792555246">
          <w:marLeft w:val="0"/>
          <w:marRight w:val="0"/>
          <w:marTop w:val="0"/>
          <w:marBottom w:val="0"/>
          <w:divBdr>
            <w:top w:val="none" w:sz="0" w:space="0" w:color="auto"/>
            <w:left w:val="none" w:sz="0" w:space="0" w:color="auto"/>
            <w:bottom w:val="none" w:sz="0" w:space="0" w:color="auto"/>
            <w:right w:val="none" w:sz="0" w:space="0" w:color="auto"/>
          </w:divBdr>
        </w:div>
      </w:divsChild>
    </w:div>
    <w:div w:id="1431706439">
      <w:bodyDiv w:val="1"/>
      <w:marLeft w:val="0"/>
      <w:marRight w:val="0"/>
      <w:marTop w:val="0"/>
      <w:marBottom w:val="0"/>
      <w:divBdr>
        <w:top w:val="none" w:sz="0" w:space="0" w:color="auto"/>
        <w:left w:val="none" w:sz="0" w:space="0" w:color="auto"/>
        <w:bottom w:val="none" w:sz="0" w:space="0" w:color="auto"/>
        <w:right w:val="none" w:sz="0" w:space="0" w:color="auto"/>
      </w:divBdr>
      <w:divsChild>
        <w:div w:id="2012564527">
          <w:marLeft w:val="0"/>
          <w:marRight w:val="0"/>
          <w:marTop w:val="0"/>
          <w:marBottom w:val="0"/>
          <w:divBdr>
            <w:top w:val="none" w:sz="0" w:space="0" w:color="auto"/>
            <w:left w:val="none" w:sz="0" w:space="0" w:color="auto"/>
            <w:bottom w:val="none" w:sz="0" w:space="0" w:color="auto"/>
            <w:right w:val="none" w:sz="0" w:space="0" w:color="auto"/>
          </w:divBdr>
        </w:div>
      </w:divsChild>
    </w:div>
    <w:div w:id="1501388107">
      <w:bodyDiv w:val="1"/>
      <w:marLeft w:val="0"/>
      <w:marRight w:val="0"/>
      <w:marTop w:val="0"/>
      <w:marBottom w:val="0"/>
      <w:divBdr>
        <w:top w:val="none" w:sz="0" w:space="0" w:color="auto"/>
        <w:left w:val="none" w:sz="0" w:space="0" w:color="auto"/>
        <w:bottom w:val="none" w:sz="0" w:space="0" w:color="auto"/>
        <w:right w:val="none" w:sz="0" w:space="0" w:color="auto"/>
      </w:divBdr>
      <w:divsChild>
        <w:div w:id="955332494">
          <w:marLeft w:val="0"/>
          <w:marRight w:val="0"/>
          <w:marTop w:val="0"/>
          <w:marBottom w:val="0"/>
          <w:divBdr>
            <w:top w:val="none" w:sz="0" w:space="0" w:color="auto"/>
            <w:left w:val="none" w:sz="0" w:space="0" w:color="auto"/>
            <w:bottom w:val="none" w:sz="0" w:space="0" w:color="auto"/>
            <w:right w:val="none" w:sz="0" w:space="0" w:color="auto"/>
          </w:divBdr>
        </w:div>
      </w:divsChild>
    </w:div>
    <w:div w:id="1649937703">
      <w:bodyDiv w:val="1"/>
      <w:marLeft w:val="0"/>
      <w:marRight w:val="0"/>
      <w:marTop w:val="0"/>
      <w:marBottom w:val="0"/>
      <w:divBdr>
        <w:top w:val="none" w:sz="0" w:space="0" w:color="auto"/>
        <w:left w:val="none" w:sz="0" w:space="0" w:color="auto"/>
        <w:bottom w:val="none" w:sz="0" w:space="0" w:color="auto"/>
        <w:right w:val="none" w:sz="0" w:space="0" w:color="auto"/>
      </w:divBdr>
    </w:div>
    <w:div w:id="1688365436">
      <w:bodyDiv w:val="1"/>
      <w:marLeft w:val="0"/>
      <w:marRight w:val="0"/>
      <w:marTop w:val="0"/>
      <w:marBottom w:val="0"/>
      <w:divBdr>
        <w:top w:val="none" w:sz="0" w:space="0" w:color="auto"/>
        <w:left w:val="none" w:sz="0" w:space="0" w:color="auto"/>
        <w:bottom w:val="none" w:sz="0" w:space="0" w:color="auto"/>
        <w:right w:val="none" w:sz="0" w:space="0" w:color="auto"/>
      </w:divBdr>
      <w:divsChild>
        <w:div w:id="133378000">
          <w:marLeft w:val="0"/>
          <w:marRight w:val="0"/>
          <w:marTop w:val="0"/>
          <w:marBottom w:val="0"/>
          <w:divBdr>
            <w:top w:val="none" w:sz="0" w:space="0" w:color="auto"/>
            <w:left w:val="none" w:sz="0" w:space="0" w:color="auto"/>
            <w:bottom w:val="none" w:sz="0" w:space="0" w:color="auto"/>
            <w:right w:val="none" w:sz="0" w:space="0" w:color="auto"/>
          </w:divBdr>
        </w:div>
      </w:divsChild>
    </w:div>
    <w:div w:id="1692027807">
      <w:bodyDiv w:val="1"/>
      <w:marLeft w:val="0"/>
      <w:marRight w:val="0"/>
      <w:marTop w:val="0"/>
      <w:marBottom w:val="0"/>
      <w:divBdr>
        <w:top w:val="none" w:sz="0" w:space="0" w:color="auto"/>
        <w:left w:val="none" w:sz="0" w:space="0" w:color="auto"/>
        <w:bottom w:val="none" w:sz="0" w:space="0" w:color="auto"/>
        <w:right w:val="none" w:sz="0" w:space="0" w:color="auto"/>
      </w:divBdr>
      <w:divsChild>
        <w:div w:id="183860649">
          <w:marLeft w:val="0"/>
          <w:marRight w:val="0"/>
          <w:marTop w:val="0"/>
          <w:marBottom w:val="0"/>
          <w:divBdr>
            <w:top w:val="none" w:sz="0" w:space="0" w:color="auto"/>
            <w:left w:val="none" w:sz="0" w:space="0" w:color="auto"/>
            <w:bottom w:val="none" w:sz="0" w:space="0" w:color="auto"/>
            <w:right w:val="none" w:sz="0" w:space="0" w:color="auto"/>
          </w:divBdr>
        </w:div>
      </w:divsChild>
    </w:div>
    <w:div w:id="1740403680">
      <w:bodyDiv w:val="1"/>
      <w:marLeft w:val="0"/>
      <w:marRight w:val="0"/>
      <w:marTop w:val="0"/>
      <w:marBottom w:val="0"/>
      <w:divBdr>
        <w:top w:val="none" w:sz="0" w:space="0" w:color="auto"/>
        <w:left w:val="none" w:sz="0" w:space="0" w:color="auto"/>
        <w:bottom w:val="none" w:sz="0" w:space="0" w:color="auto"/>
        <w:right w:val="none" w:sz="0" w:space="0" w:color="auto"/>
      </w:divBdr>
    </w:div>
    <w:div w:id="1742411205">
      <w:bodyDiv w:val="1"/>
      <w:marLeft w:val="0"/>
      <w:marRight w:val="0"/>
      <w:marTop w:val="0"/>
      <w:marBottom w:val="0"/>
      <w:divBdr>
        <w:top w:val="none" w:sz="0" w:space="0" w:color="auto"/>
        <w:left w:val="none" w:sz="0" w:space="0" w:color="auto"/>
        <w:bottom w:val="none" w:sz="0" w:space="0" w:color="auto"/>
        <w:right w:val="none" w:sz="0" w:space="0" w:color="auto"/>
      </w:divBdr>
    </w:div>
    <w:div w:id="1744523372">
      <w:bodyDiv w:val="1"/>
      <w:marLeft w:val="0"/>
      <w:marRight w:val="0"/>
      <w:marTop w:val="0"/>
      <w:marBottom w:val="0"/>
      <w:divBdr>
        <w:top w:val="none" w:sz="0" w:space="0" w:color="auto"/>
        <w:left w:val="none" w:sz="0" w:space="0" w:color="auto"/>
        <w:bottom w:val="none" w:sz="0" w:space="0" w:color="auto"/>
        <w:right w:val="none" w:sz="0" w:space="0" w:color="auto"/>
      </w:divBdr>
    </w:div>
    <w:div w:id="1764910274">
      <w:bodyDiv w:val="1"/>
      <w:marLeft w:val="0"/>
      <w:marRight w:val="0"/>
      <w:marTop w:val="0"/>
      <w:marBottom w:val="0"/>
      <w:divBdr>
        <w:top w:val="none" w:sz="0" w:space="0" w:color="auto"/>
        <w:left w:val="none" w:sz="0" w:space="0" w:color="auto"/>
        <w:bottom w:val="none" w:sz="0" w:space="0" w:color="auto"/>
        <w:right w:val="none" w:sz="0" w:space="0" w:color="auto"/>
      </w:divBdr>
    </w:div>
    <w:div w:id="1790902508">
      <w:bodyDiv w:val="1"/>
      <w:marLeft w:val="0"/>
      <w:marRight w:val="0"/>
      <w:marTop w:val="0"/>
      <w:marBottom w:val="0"/>
      <w:divBdr>
        <w:top w:val="none" w:sz="0" w:space="0" w:color="auto"/>
        <w:left w:val="none" w:sz="0" w:space="0" w:color="auto"/>
        <w:bottom w:val="none" w:sz="0" w:space="0" w:color="auto"/>
        <w:right w:val="none" w:sz="0" w:space="0" w:color="auto"/>
      </w:divBdr>
      <w:divsChild>
        <w:div w:id="706100661">
          <w:marLeft w:val="0"/>
          <w:marRight w:val="0"/>
          <w:marTop w:val="0"/>
          <w:marBottom w:val="0"/>
          <w:divBdr>
            <w:top w:val="none" w:sz="0" w:space="0" w:color="auto"/>
            <w:left w:val="none" w:sz="0" w:space="0" w:color="auto"/>
            <w:bottom w:val="none" w:sz="0" w:space="0" w:color="auto"/>
            <w:right w:val="none" w:sz="0" w:space="0" w:color="auto"/>
          </w:divBdr>
        </w:div>
      </w:divsChild>
    </w:div>
    <w:div w:id="1808669016">
      <w:bodyDiv w:val="1"/>
      <w:marLeft w:val="0"/>
      <w:marRight w:val="0"/>
      <w:marTop w:val="0"/>
      <w:marBottom w:val="0"/>
      <w:divBdr>
        <w:top w:val="none" w:sz="0" w:space="0" w:color="auto"/>
        <w:left w:val="none" w:sz="0" w:space="0" w:color="auto"/>
        <w:bottom w:val="none" w:sz="0" w:space="0" w:color="auto"/>
        <w:right w:val="none" w:sz="0" w:space="0" w:color="auto"/>
      </w:divBdr>
    </w:div>
    <w:div w:id="1827236857">
      <w:bodyDiv w:val="1"/>
      <w:marLeft w:val="0"/>
      <w:marRight w:val="0"/>
      <w:marTop w:val="0"/>
      <w:marBottom w:val="0"/>
      <w:divBdr>
        <w:top w:val="none" w:sz="0" w:space="0" w:color="auto"/>
        <w:left w:val="none" w:sz="0" w:space="0" w:color="auto"/>
        <w:bottom w:val="none" w:sz="0" w:space="0" w:color="auto"/>
        <w:right w:val="none" w:sz="0" w:space="0" w:color="auto"/>
      </w:divBdr>
      <w:divsChild>
        <w:div w:id="1110979430">
          <w:marLeft w:val="0"/>
          <w:marRight w:val="0"/>
          <w:marTop w:val="0"/>
          <w:marBottom w:val="0"/>
          <w:divBdr>
            <w:top w:val="none" w:sz="0" w:space="0" w:color="auto"/>
            <w:left w:val="none" w:sz="0" w:space="0" w:color="auto"/>
            <w:bottom w:val="none" w:sz="0" w:space="0" w:color="auto"/>
            <w:right w:val="none" w:sz="0" w:space="0" w:color="auto"/>
          </w:divBdr>
        </w:div>
      </w:divsChild>
    </w:div>
    <w:div w:id="1853644280">
      <w:bodyDiv w:val="1"/>
      <w:marLeft w:val="0"/>
      <w:marRight w:val="0"/>
      <w:marTop w:val="0"/>
      <w:marBottom w:val="0"/>
      <w:divBdr>
        <w:top w:val="none" w:sz="0" w:space="0" w:color="auto"/>
        <w:left w:val="none" w:sz="0" w:space="0" w:color="auto"/>
        <w:bottom w:val="none" w:sz="0" w:space="0" w:color="auto"/>
        <w:right w:val="none" w:sz="0" w:space="0" w:color="auto"/>
      </w:divBdr>
      <w:divsChild>
        <w:div w:id="312636477">
          <w:marLeft w:val="0"/>
          <w:marRight w:val="0"/>
          <w:marTop w:val="0"/>
          <w:marBottom w:val="0"/>
          <w:divBdr>
            <w:top w:val="none" w:sz="0" w:space="0" w:color="auto"/>
            <w:left w:val="none" w:sz="0" w:space="0" w:color="auto"/>
            <w:bottom w:val="none" w:sz="0" w:space="0" w:color="auto"/>
            <w:right w:val="none" w:sz="0" w:space="0" w:color="auto"/>
          </w:divBdr>
        </w:div>
      </w:divsChild>
    </w:div>
    <w:div w:id="1869876726">
      <w:bodyDiv w:val="1"/>
      <w:marLeft w:val="0"/>
      <w:marRight w:val="0"/>
      <w:marTop w:val="0"/>
      <w:marBottom w:val="0"/>
      <w:divBdr>
        <w:top w:val="none" w:sz="0" w:space="0" w:color="auto"/>
        <w:left w:val="none" w:sz="0" w:space="0" w:color="auto"/>
        <w:bottom w:val="none" w:sz="0" w:space="0" w:color="auto"/>
        <w:right w:val="none" w:sz="0" w:space="0" w:color="auto"/>
      </w:divBdr>
    </w:div>
    <w:div w:id="1883859535">
      <w:bodyDiv w:val="1"/>
      <w:marLeft w:val="0"/>
      <w:marRight w:val="0"/>
      <w:marTop w:val="0"/>
      <w:marBottom w:val="0"/>
      <w:divBdr>
        <w:top w:val="none" w:sz="0" w:space="0" w:color="auto"/>
        <w:left w:val="none" w:sz="0" w:space="0" w:color="auto"/>
        <w:bottom w:val="none" w:sz="0" w:space="0" w:color="auto"/>
        <w:right w:val="none" w:sz="0" w:space="0" w:color="auto"/>
      </w:divBdr>
    </w:div>
    <w:div w:id="19056036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38">
          <w:marLeft w:val="0"/>
          <w:marRight w:val="0"/>
          <w:marTop w:val="0"/>
          <w:marBottom w:val="0"/>
          <w:divBdr>
            <w:top w:val="none" w:sz="0" w:space="0" w:color="auto"/>
            <w:left w:val="none" w:sz="0" w:space="0" w:color="auto"/>
            <w:bottom w:val="none" w:sz="0" w:space="0" w:color="auto"/>
            <w:right w:val="none" w:sz="0" w:space="0" w:color="auto"/>
          </w:divBdr>
        </w:div>
      </w:divsChild>
    </w:div>
    <w:div w:id="1930697498">
      <w:bodyDiv w:val="1"/>
      <w:marLeft w:val="0"/>
      <w:marRight w:val="0"/>
      <w:marTop w:val="0"/>
      <w:marBottom w:val="0"/>
      <w:divBdr>
        <w:top w:val="none" w:sz="0" w:space="0" w:color="auto"/>
        <w:left w:val="none" w:sz="0" w:space="0" w:color="auto"/>
        <w:bottom w:val="none" w:sz="0" w:space="0" w:color="auto"/>
        <w:right w:val="none" w:sz="0" w:space="0" w:color="auto"/>
      </w:divBdr>
      <w:divsChild>
        <w:div w:id="402023594">
          <w:marLeft w:val="0"/>
          <w:marRight w:val="0"/>
          <w:marTop w:val="0"/>
          <w:marBottom w:val="0"/>
          <w:divBdr>
            <w:top w:val="none" w:sz="0" w:space="0" w:color="auto"/>
            <w:left w:val="none" w:sz="0" w:space="0" w:color="auto"/>
            <w:bottom w:val="none" w:sz="0" w:space="0" w:color="auto"/>
            <w:right w:val="none" w:sz="0" w:space="0" w:color="auto"/>
          </w:divBdr>
        </w:div>
      </w:divsChild>
    </w:div>
    <w:div w:id="1946307260">
      <w:bodyDiv w:val="1"/>
      <w:marLeft w:val="0"/>
      <w:marRight w:val="0"/>
      <w:marTop w:val="0"/>
      <w:marBottom w:val="0"/>
      <w:divBdr>
        <w:top w:val="none" w:sz="0" w:space="0" w:color="auto"/>
        <w:left w:val="none" w:sz="0" w:space="0" w:color="auto"/>
        <w:bottom w:val="none" w:sz="0" w:space="0" w:color="auto"/>
        <w:right w:val="none" w:sz="0" w:space="0" w:color="auto"/>
      </w:divBdr>
    </w:div>
    <w:div w:id="1957903293">
      <w:bodyDiv w:val="1"/>
      <w:marLeft w:val="0"/>
      <w:marRight w:val="0"/>
      <w:marTop w:val="0"/>
      <w:marBottom w:val="0"/>
      <w:divBdr>
        <w:top w:val="none" w:sz="0" w:space="0" w:color="auto"/>
        <w:left w:val="none" w:sz="0" w:space="0" w:color="auto"/>
        <w:bottom w:val="none" w:sz="0" w:space="0" w:color="auto"/>
        <w:right w:val="none" w:sz="0" w:space="0" w:color="auto"/>
      </w:divBdr>
    </w:div>
    <w:div w:id="1968730924">
      <w:bodyDiv w:val="1"/>
      <w:marLeft w:val="0"/>
      <w:marRight w:val="0"/>
      <w:marTop w:val="0"/>
      <w:marBottom w:val="0"/>
      <w:divBdr>
        <w:top w:val="none" w:sz="0" w:space="0" w:color="auto"/>
        <w:left w:val="none" w:sz="0" w:space="0" w:color="auto"/>
        <w:bottom w:val="none" w:sz="0" w:space="0" w:color="auto"/>
        <w:right w:val="none" w:sz="0" w:space="0" w:color="auto"/>
      </w:divBdr>
    </w:div>
    <w:div w:id="1986543224">
      <w:bodyDiv w:val="1"/>
      <w:marLeft w:val="0"/>
      <w:marRight w:val="0"/>
      <w:marTop w:val="0"/>
      <w:marBottom w:val="0"/>
      <w:divBdr>
        <w:top w:val="none" w:sz="0" w:space="0" w:color="auto"/>
        <w:left w:val="none" w:sz="0" w:space="0" w:color="auto"/>
        <w:bottom w:val="none" w:sz="0" w:space="0" w:color="auto"/>
        <w:right w:val="none" w:sz="0" w:space="0" w:color="auto"/>
      </w:divBdr>
      <w:divsChild>
        <w:div w:id="1277713391">
          <w:marLeft w:val="0"/>
          <w:marRight w:val="0"/>
          <w:marTop w:val="0"/>
          <w:marBottom w:val="0"/>
          <w:divBdr>
            <w:top w:val="none" w:sz="0" w:space="0" w:color="auto"/>
            <w:left w:val="none" w:sz="0" w:space="0" w:color="auto"/>
            <w:bottom w:val="none" w:sz="0" w:space="0" w:color="auto"/>
            <w:right w:val="none" w:sz="0" w:space="0" w:color="auto"/>
          </w:divBdr>
        </w:div>
      </w:divsChild>
    </w:div>
    <w:div w:id="2000114145">
      <w:bodyDiv w:val="1"/>
      <w:marLeft w:val="0"/>
      <w:marRight w:val="0"/>
      <w:marTop w:val="0"/>
      <w:marBottom w:val="0"/>
      <w:divBdr>
        <w:top w:val="none" w:sz="0" w:space="0" w:color="auto"/>
        <w:left w:val="none" w:sz="0" w:space="0" w:color="auto"/>
        <w:bottom w:val="none" w:sz="0" w:space="0" w:color="auto"/>
        <w:right w:val="none" w:sz="0" w:space="0" w:color="auto"/>
      </w:divBdr>
      <w:divsChild>
        <w:div w:id="1204438361">
          <w:marLeft w:val="0"/>
          <w:marRight w:val="0"/>
          <w:marTop w:val="0"/>
          <w:marBottom w:val="0"/>
          <w:divBdr>
            <w:top w:val="none" w:sz="0" w:space="0" w:color="auto"/>
            <w:left w:val="none" w:sz="0" w:space="0" w:color="auto"/>
            <w:bottom w:val="none" w:sz="0" w:space="0" w:color="auto"/>
            <w:right w:val="none" w:sz="0" w:space="0" w:color="auto"/>
          </w:divBdr>
        </w:div>
      </w:divsChild>
    </w:div>
    <w:div w:id="2016766810">
      <w:bodyDiv w:val="1"/>
      <w:marLeft w:val="0"/>
      <w:marRight w:val="0"/>
      <w:marTop w:val="0"/>
      <w:marBottom w:val="0"/>
      <w:divBdr>
        <w:top w:val="none" w:sz="0" w:space="0" w:color="auto"/>
        <w:left w:val="none" w:sz="0" w:space="0" w:color="auto"/>
        <w:bottom w:val="none" w:sz="0" w:space="0" w:color="auto"/>
        <w:right w:val="none" w:sz="0" w:space="0" w:color="auto"/>
      </w:divBdr>
      <w:divsChild>
        <w:div w:id="1522624229">
          <w:marLeft w:val="0"/>
          <w:marRight w:val="0"/>
          <w:marTop w:val="0"/>
          <w:marBottom w:val="0"/>
          <w:divBdr>
            <w:top w:val="none" w:sz="0" w:space="0" w:color="auto"/>
            <w:left w:val="none" w:sz="0" w:space="0" w:color="auto"/>
            <w:bottom w:val="none" w:sz="0" w:space="0" w:color="auto"/>
            <w:right w:val="none" w:sz="0" w:space="0" w:color="auto"/>
          </w:divBdr>
        </w:div>
      </w:divsChild>
    </w:div>
    <w:div w:id="2019699420">
      <w:bodyDiv w:val="1"/>
      <w:marLeft w:val="0"/>
      <w:marRight w:val="0"/>
      <w:marTop w:val="0"/>
      <w:marBottom w:val="0"/>
      <w:divBdr>
        <w:top w:val="none" w:sz="0" w:space="0" w:color="auto"/>
        <w:left w:val="none" w:sz="0" w:space="0" w:color="auto"/>
        <w:bottom w:val="none" w:sz="0" w:space="0" w:color="auto"/>
        <w:right w:val="none" w:sz="0" w:space="0" w:color="auto"/>
      </w:divBdr>
      <w:divsChild>
        <w:div w:id="1579821696">
          <w:marLeft w:val="0"/>
          <w:marRight w:val="0"/>
          <w:marTop w:val="0"/>
          <w:marBottom w:val="0"/>
          <w:divBdr>
            <w:top w:val="none" w:sz="0" w:space="0" w:color="auto"/>
            <w:left w:val="none" w:sz="0" w:space="0" w:color="auto"/>
            <w:bottom w:val="none" w:sz="0" w:space="0" w:color="auto"/>
            <w:right w:val="none" w:sz="0" w:space="0" w:color="auto"/>
          </w:divBdr>
        </w:div>
      </w:divsChild>
    </w:div>
    <w:div w:id="2022658899">
      <w:bodyDiv w:val="1"/>
      <w:marLeft w:val="0"/>
      <w:marRight w:val="0"/>
      <w:marTop w:val="0"/>
      <w:marBottom w:val="0"/>
      <w:divBdr>
        <w:top w:val="none" w:sz="0" w:space="0" w:color="auto"/>
        <w:left w:val="none" w:sz="0" w:space="0" w:color="auto"/>
        <w:bottom w:val="none" w:sz="0" w:space="0" w:color="auto"/>
        <w:right w:val="none" w:sz="0" w:space="0" w:color="auto"/>
      </w:divBdr>
      <w:divsChild>
        <w:div w:id="196545240">
          <w:marLeft w:val="0"/>
          <w:marRight w:val="0"/>
          <w:marTop w:val="0"/>
          <w:marBottom w:val="0"/>
          <w:divBdr>
            <w:top w:val="none" w:sz="0" w:space="0" w:color="auto"/>
            <w:left w:val="none" w:sz="0" w:space="0" w:color="auto"/>
            <w:bottom w:val="none" w:sz="0" w:space="0" w:color="auto"/>
            <w:right w:val="none" w:sz="0" w:space="0" w:color="auto"/>
          </w:divBdr>
        </w:div>
      </w:divsChild>
    </w:div>
    <w:div w:id="2023432032">
      <w:bodyDiv w:val="1"/>
      <w:marLeft w:val="0"/>
      <w:marRight w:val="0"/>
      <w:marTop w:val="0"/>
      <w:marBottom w:val="0"/>
      <w:divBdr>
        <w:top w:val="none" w:sz="0" w:space="0" w:color="auto"/>
        <w:left w:val="none" w:sz="0" w:space="0" w:color="auto"/>
        <w:bottom w:val="none" w:sz="0" w:space="0" w:color="auto"/>
        <w:right w:val="none" w:sz="0" w:space="0" w:color="auto"/>
      </w:divBdr>
    </w:div>
    <w:div w:id="2023626813">
      <w:bodyDiv w:val="1"/>
      <w:marLeft w:val="0"/>
      <w:marRight w:val="0"/>
      <w:marTop w:val="0"/>
      <w:marBottom w:val="0"/>
      <w:divBdr>
        <w:top w:val="none" w:sz="0" w:space="0" w:color="auto"/>
        <w:left w:val="none" w:sz="0" w:space="0" w:color="auto"/>
        <w:bottom w:val="none" w:sz="0" w:space="0" w:color="auto"/>
        <w:right w:val="none" w:sz="0" w:space="0" w:color="auto"/>
      </w:divBdr>
    </w:div>
    <w:div w:id="2042852681">
      <w:bodyDiv w:val="1"/>
      <w:marLeft w:val="0"/>
      <w:marRight w:val="0"/>
      <w:marTop w:val="0"/>
      <w:marBottom w:val="0"/>
      <w:divBdr>
        <w:top w:val="none" w:sz="0" w:space="0" w:color="auto"/>
        <w:left w:val="none" w:sz="0" w:space="0" w:color="auto"/>
        <w:bottom w:val="none" w:sz="0" w:space="0" w:color="auto"/>
        <w:right w:val="none" w:sz="0" w:space="0" w:color="auto"/>
      </w:divBdr>
    </w:div>
    <w:div w:id="2087334917">
      <w:bodyDiv w:val="1"/>
      <w:marLeft w:val="0"/>
      <w:marRight w:val="0"/>
      <w:marTop w:val="0"/>
      <w:marBottom w:val="0"/>
      <w:divBdr>
        <w:top w:val="none" w:sz="0" w:space="0" w:color="auto"/>
        <w:left w:val="none" w:sz="0" w:space="0" w:color="auto"/>
        <w:bottom w:val="none" w:sz="0" w:space="0" w:color="auto"/>
        <w:right w:val="none" w:sz="0" w:space="0" w:color="auto"/>
      </w:divBdr>
    </w:div>
    <w:div w:id="2099712315">
      <w:bodyDiv w:val="1"/>
      <w:marLeft w:val="0"/>
      <w:marRight w:val="0"/>
      <w:marTop w:val="0"/>
      <w:marBottom w:val="0"/>
      <w:divBdr>
        <w:top w:val="none" w:sz="0" w:space="0" w:color="auto"/>
        <w:left w:val="none" w:sz="0" w:space="0" w:color="auto"/>
        <w:bottom w:val="none" w:sz="0" w:space="0" w:color="auto"/>
        <w:right w:val="none" w:sz="0" w:space="0" w:color="auto"/>
      </w:divBdr>
    </w:div>
    <w:div w:id="2103984710">
      <w:bodyDiv w:val="1"/>
      <w:marLeft w:val="0"/>
      <w:marRight w:val="0"/>
      <w:marTop w:val="0"/>
      <w:marBottom w:val="0"/>
      <w:divBdr>
        <w:top w:val="none" w:sz="0" w:space="0" w:color="auto"/>
        <w:left w:val="none" w:sz="0" w:space="0" w:color="auto"/>
        <w:bottom w:val="none" w:sz="0" w:space="0" w:color="auto"/>
        <w:right w:val="none" w:sz="0" w:space="0" w:color="auto"/>
      </w:divBdr>
    </w:div>
    <w:div w:id="2121102063">
      <w:bodyDiv w:val="1"/>
      <w:marLeft w:val="0"/>
      <w:marRight w:val="0"/>
      <w:marTop w:val="0"/>
      <w:marBottom w:val="0"/>
      <w:divBdr>
        <w:top w:val="none" w:sz="0" w:space="0" w:color="auto"/>
        <w:left w:val="none" w:sz="0" w:space="0" w:color="auto"/>
        <w:bottom w:val="none" w:sz="0" w:space="0" w:color="auto"/>
        <w:right w:val="none" w:sz="0" w:space="0" w:color="auto"/>
      </w:divBdr>
      <w:divsChild>
        <w:div w:id="1670983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se-uoft/city-digital-twin/tree/develop." TargetMode="External"/><Relationship Id="rId18" Type="http://schemas.openxmlformats.org/officeDocument/2006/relationships/image" Target="media/image2.png"/><Relationship Id="rId26" Type="http://schemas.openxmlformats.org/officeDocument/2006/relationships/image" Target="media/image9.png"/><Relationship Id="rId39" Type="http://schemas.microsoft.com/office/2011/relationships/commentsExtended" Target="commentsExtended.xml"/><Relationship Id="rId21" Type="http://schemas.openxmlformats.org/officeDocument/2006/relationships/hyperlink" Target="https://ijpds.org/article/view/2378" TargetMode="External"/><Relationship Id="rId34" Type="http://schemas.openxmlformats.org/officeDocument/2006/relationships/image" Target="media/image17.png"/><Relationship Id="rId42" Type="http://schemas.openxmlformats.org/officeDocument/2006/relationships/hyperlink" Target="http://www.w3.org/1999/02/22-rdf-syntax-ns"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w3.org/TR/sparql12-update/" TargetMode="External"/><Relationship Id="rId29" Type="http://schemas.openxmlformats.org/officeDocument/2006/relationships/image" Target="media/image12.png"/><Relationship Id="rId11" Type="http://schemas.openxmlformats.org/officeDocument/2006/relationships/hyperlink" Target="http://ec2-3-97-59-180.ca-central-1.compute.amazonaws.com:300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geohub.lio.gov.on.ca/datasets/mnrf::ontario-road-network-orn-road-net-element/about" TargetMode="External"/><Relationship Id="rId40" Type="http://schemas.microsoft.com/office/2016/09/relationships/commentsIds" Target="commentsIds.xml"/><Relationship Id="rId45" Type="http://schemas.openxmlformats.org/officeDocument/2006/relationships/image" Target="media/image20.png"/><Relationship Id="rId53" Type="http://schemas.openxmlformats.org/officeDocument/2006/relationships/image" Target="media/image28.pn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ec2-3-97-59-180.ca-central-1.compute.amazonaws.com:720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andards.iso.org/iso-iec/5087/-2/ed-1/en/ontology/Contact/" TargetMode="Externa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github.com/csse-uoft/city-digital-twin/tree/develop"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omments" Target="comments.xml"/><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image" Target="media/image4.png"/><Relationship Id="rId41" Type="http://schemas.microsoft.com/office/2018/08/relationships/commentsExtensible" Target="commentsExtensible.xm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progress.com/bundle/marklogic-server-develop-with-semantic-graphs-11/page/topics/sparql-update.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standards.iso.org/iso-iec/5087/-2/ed-1/en/ontology/Organization/" TargetMode="External"/><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C4C69FC6A7BEB47881CD501A487880B" ma:contentTypeVersion="14" ma:contentTypeDescription="Create a new document." ma:contentTypeScope="" ma:versionID="a94af61464cdb28eb5d4b0ec5fa67496">
  <xsd:schema xmlns:xsd="http://www.w3.org/2001/XMLSchema" xmlns:xs="http://www.w3.org/2001/XMLSchema" xmlns:p="http://schemas.microsoft.com/office/2006/metadata/properties" xmlns:ns3="e4426937-37f4-46ad-b1dd-fcff625f0752" xmlns:ns4="05b3c4a9-f693-4fc1-9210-4b41a60aea55" targetNamespace="http://schemas.microsoft.com/office/2006/metadata/properties" ma:root="true" ma:fieldsID="6d13d312b8bfb9b0ff7b42786d5292d9" ns3:_="" ns4:_="">
    <xsd:import namespace="e4426937-37f4-46ad-b1dd-fcff625f0752"/>
    <xsd:import namespace="05b3c4a9-f693-4fc1-9210-4b41a60aea5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ServiceDateTaken" minOccurs="0"/>
                <xsd:element ref="ns3:MediaServiceSystemTags" minOccurs="0"/>
                <xsd:element ref="ns3:MediaLengthInSeconds"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6937-37f4-46ad-b1dd-fcff625f0752"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b3c4a9-f693-4fc1-9210-4b41a60aea5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4426937-37f4-46ad-b1dd-fcff625f0752" xsi:nil="true"/>
  </documentManagement>
</p:properties>
</file>

<file path=customXml/itemProps1.xml><?xml version="1.0" encoding="utf-8"?>
<ds:datastoreItem xmlns:ds="http://schemas.openxmlformats.org/officeDocument/2006/customXml" ds:itemID="{1A2EB791-6545-4E15-A575-1E51ECA02819}">
  <ds:schemaRefs>
    <ds:schemaRef ds:uri="http://schemas.openxmlformats.org/officeDocument/2006/bibliography"/>
  </ds:schemaRefs>
</ds:datastoreItem>
</file>

<file path=customXml/itemProps2.xml><?xml version="1.0" encoding="utf-8"?>
<ds:datastoreItem xmlns:ds="http://schemas.openxmlformats.org/officeDocument/2006/customXml" ds:itemID="{BBA6C449-7AA3-4B08-9F4C-2D0E83E82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6937-37f4-46ad-b1dd-fcff625f0752"/>
    <ds:schemaRef ds:uri="05b3c4a9-f693-4fc1-9210-4b41a60aea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DCF624-53F4-422F-839B-FD2F048CBF4B}">
  <ds:schemaRefs>
    <ds:schemaRef ds:uri="http://schemas.microsoft.com/sharepoint/v3/contenttype/forms"/>
  </ds:schemaRefs>
</ds:datastoreItem>
</file>

<file path=customXml/itemProps4.xml><?xml version="1.0" encoding="utf-8"?>
<ds:datastoreItem xmlns:ds="http://schemas.openxmlformats.org/officeDocument/2006/customXml" ds:itemID="{2BBA7186-8F41-490F-8FFA-5BF89A9BD028}">
  <ds:schemaRefs>
    <ds:schemaRef ds:uri="http://schemas.microsoft.com/office/2006/metadata/properties"/>
    <ds:schemaRef ds:uri="http://schemas.microsoft.com/office/infopath/2007/PartnerControls"/>
    <ds:schemaRef ds:uri="e4426937-37f4-46ad-b1dd-fcff625f0752"/>
  </ds:schemaRefs>
</ds:datastoreItem>
</file>

<file path=docMetadata/LabelInfo.xml><?xml version="1.0" encoding="utf-8"?>
<clbl:labelList xmlns:clbl="http://schemas.microsoft.com/office/2020/mipLabelMetadata">
  <clbl:label id="{78aac226-2f03-4b4d-9037-b46d56c55210}" enabled="0" method="" siteId="{78aac226-2f03-4b4d-9037-b46d56c55210}" removed="1"/>
</clbl:labelList>
</file>

<file path=docProps/app.xml><?xml version="1.0" encoding="utf-8"?>
<Properties xmlns="http://schemas.openxmlformats.org/officeDocument/2006/extended-properties" xmlns:vt="http://schemas.openxmlformats.org/officeDocument/2006/docPropsVTypes">
  <Template>Normal</Template>
  <TotalTime>1557</TotalTime>
  <Pages>53</Pages>
  <Words>9488</Words>
  <Characters>57593</Characters>
  <Application>Microsoft Office Word</Application>
  <DocSecurity>0</DocSecurity>
  <Lines>1693</Lines>
  <Paragraphs>1048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Wong</dc:creator>
  <cp:keywords/>
  <dc:description/>
  <cp:lastModifiedBy>Divnoor Pal Chatha</cp:lastModifiedBy>
  <cp:revision>18</cp:revision>
  <cp:lastPrinted>2025-06-18T07:35:00Z</cp:lastPrinted>
  <dcterms:created xsi:type="dcterms:W3CDTF">2025-06-24T12:51:00Z</dcterms:created>
  <dcterms:modified xsi:type="dcterms:W3CDTF">2025-06-25T21:36:00Z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a2da5945-a8d5-45fc-bd24-d080539ce0a1</vt:lpwstr>
  </property>
  <property fmtid="{D5CDD505-2E9C-101B-9397-08002B2CF9AE}" pid="3" name="ContentTypeId">
    <vt:lpwstr>0x010100CC4C69FC6A7BEB47881CD501A487880B</vt:lpwstr>
  </property>
</Properties>
</file>